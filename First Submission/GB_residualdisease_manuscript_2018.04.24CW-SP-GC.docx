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F1FC89" w14:textId="0E7FCD7F" w:rsidR="001F615B" w:rsidRPr="00156689" w:rsidRDefault="00247A5F" w:rsidP="00156689">
      <w:pPr>
        <w:pStyle w:val="Title"/>
        <w:rPr>
          <w:rFonts w:ascii="Arial" w:hAnsi="Arial" w:cs="Arial"/>
          <w:i/>
        </w:rPr>
      </w:pPr>
      <w:r w:rsidRPr="00BB547A">
        <w:rPr>
          <w:bCs/>
        </w:rPr>
        <w:t>Evolution</w:t>
      </w:r>
      <w:r w:rsidRPr="00BB547A">
        <w:t xml:space="preserve">ary dynamics of </w:t>
      </w:r>
      <w:r w:rsidR="004E2AC2" w:rsidRPr="00BB547A">
        <w:t>residual disease in human glioblastoma</w:t>
      </w:r>
    </w:p>
    <w:p w14:paraId="428E4835" w14:textId="2029C728" w:rsidR="00EC0685" w:rsidRDefault="009E790D" w:rsidP="00156689">
      <w:pPr>
        <w:rPr>
          <w:rFonts w:ascii="Arial" w:hAnsi="Arial" w:cs="Arial"/>
          <w:i/>
        </w:rPr>
      </w:pPr>
      <w:r>
        <w:rPr>
          <w:rFonts w:ascii="Arial" w:hAnsi="Arial" w:cs="Arial"/>
          <w:i/>
        </w:rPr>
        <w:t>Inma</w:t>
      </w:r>
      <w:r w:rsidR="00953337">
        <w:rPr>
          <w:rFonts w:ascii="Arial" w:hAnsi="Arial" w:cs="Arial"/>
          <w:i/>
        </w:rPr>
        <w:t>culada</w:t>
      </w:r>
      <w:r>
        <w:rPr>
          <w:rFonts w:ascii="Arial" w:hAnsi="Arial" w:cs="Arial"/>
          <w:i/>
        </w:rPr>
        <w:t xml:space="preserve"> Spiter</w:t>
      </w:r>
      <w:r w:rsidR="005E73A2">
        <w:rPr>
          <w:rFonts w:ascii="Arial" w:hAnsi="Arial" w:cs="Arial"/>
          <w:i/>
        </w:rPr>
        <w:t>i</w:t>
      </w:r>
      <w:r w:rsidR="00953337">
        <w:rPr>
          <w:rFonts w:ascii="Arial" w:hAnsi="Arial" w:cs="Arial"/>
          <w:i/>
          <w:vertAlign w:val="superscript"/>
        </w:rPr>
        <w:t>1,*</w:t>
      </w:r>
      <w:r w:rsidR="00590B9F">
        <w:rPr>
          <w:rFonts w:ascii="Arial" w:hAnsi="Arial" w:cs="Arial"/>
          <w:i/>
        </w:rPr>
        <w:t xml:space="preserve">, </w:t>
      </w:r>
      <w:r w:rsidR="00171548">
        <w:rPr>
          <w:rFonts w:ascii="Arial" w:hAnsi="Arial" w:cs="Arial"/>
          <w:i/>
        </w:rPr>
        <w:t>Giulio Caravagna</w:t>
      </w:r>
      <w:r w:rsidR="00953337">
        <w:rPr>
          <w:rFonts w:ascii="Arial" w:hAnsi="Arial" w:cs="Arial"/>
          <w:i/>
          <w:vertAlign w:val="superscript"/>
        </w:rPr>
        <w:t>1,*</w:t>
      </w:r>
      <w:r w:rsidR="00590B9F">
        <w:rPr>
          <w:rFonts w:ascii="Arial" w:hAnsi="Arial" w:cs="Arial"/>
          <w:i/>
        </w:rPr>
        <w:t>, George Cresswell</w:t>
      </w:r>
      <w:r w:rsidR="00953337">
        <w:rPr>
          <w:rFonts w:ascii="Arial" w:hAnsi="Arial" w:cs="Arial"/>
          <w:i/>
          <w:vertAlign w:val="superscript"/>
        </w:rPr>
        <w:t>1</w:t>
      </w:r>
      <w:r w:rsidR="00590B9F">
        <w:rPr>
          <w:rFonts w:ascii="Arial" w:hAnsi="Arial" w:cs="Arial"/>
          <w:i/>
        </w:rPr>
        <w:t xml:space="preserve">, </w:t>
      </w:r>
      <w:r w:rsidR="002417F8">
        <w:rPr>
          <w:rFonts w:ascii="Arial" w:hAnsi="Arial" w:cs="Arial"/>
          <w:i/>
        </w:rPr>
        <w:t>Alexandra Vatsiou</w:t>
      </w:r>
      <w:r w:rsidR="00953337">
        <w:rPr>
          <w:rFonts w:ascii="Arial" w:hAnsi="Arial" w:cs="Arial"/>
          <w:i/>
          <w:vertAlign w:val="superscript"/>
        </w:rPr>
        <w:t>1</w:t>
      </w:r>
      <w:r w:rsidR="002417F8">
        <w:rPr>
          <w:rFonts w:ascii="Arial" w:hAnsi="Arial" w:cs="Arial"/>
          <w:i/>
        </w:rPr>
        <w:t>, Daniel Nichol</w:t>
      </w:r>
      <w:r w:rsidR="00953337">
        <w:rPr>
          <w:rFonts w:ascii="Arial" w:hAnsi="Arial" w:cs="Arial"/>
          <w:i/>
          <w:vertAlign w:val="superscript"/>
        </w:rPr>
        <w:t>1</w:t>
      </w:r>
      <w:r w:rsidR="002417F8">
        <w:rPr>
          <w:rFonts w:ascii="Arial" w:hAnsi="Arial" w:cs="Arial"/>
          <w:i/>
        </w:rPr>
        <w:t xml:space="preserve">, </w:t>
      </w:r>
      <w:r w:rsidR="00C33C40">
        <w:rPr>
          <w:rFonts w:ascii="Arial" w:hAnsi="Arial" w:cs="Arial"/>
          <w:i/>
        </w:rPr>
        <w:t>Ahmet Acar</w:t>
      </w:r>
      <w:r w:rsidR="00C33C40">
        <w:rPr>
          <w:rFonts w:ascii="Arial" w:hAnsi="Arial" w:cs="Arial"/>
          <w:i/>
          <w:vertAlign w:val="superscript"/>
        </w:rPr>
        <w:t>1</w:t>
      </w:r>
      <w:r w:rsidR="00C33C40">
        <w:rPr>
          <w:rFonts w:ascii="Arial" w:hAnsi="Arial" w:cs="Arial"/>
          <w:i/>
        </w:rPr>
        <w:t>, L</w:t>
      </w:r>
      <w:r>
        <w:rPr>
          <w:rFonts w:ascii="Arial" w:hAnsi="Arial" w:cs="Arial"/>
          <w:i/>
        </w:rPr>
        <w:t>uca Ermini</w:t>
      </w:r>
      <w:r w:rsidR="00953337">
        <w:rPr>
          <w:rFonts w:ascii="Arial" w:hAnsi="Arial" w:cs="Arial"/>
          <w:i/>
          <w:vertAlign w:val="superscript"/>
        </w:rPr>
        <w:t>1</w:t>
      </w:r>
      <w:r>
        <w:rPr>
          <w:rFonts w:ascii="Arial" w:hAnsi="Arial" w:cs="Arial"/>
          <w:i/>
        </w:rPr>
        <w:t xml:space="preserve">, </w:t>
      </w:r>
      <w:r w:rsidR="00C33C40">
        <w:rPr>
          <w:rFonts w:ascii="Arial" w:hAnsi="Arial" w:cs="Arial"/>
          <w:i/>
        </w:rPr>
        <w:t>Kate Chkhaidze</w:t>
      </w:r>
      <w:r w:rsidR="00C33C40">
        <w:rPr>
          <w:rFonts w:ascii="Arial" w:hAnsi="Arial" w:cs="Arial"/>
          <w:i/>
          <w:vertAlign w:val="superscript"/>
        </w:rPr>
        <w:t>1</w:t>
      </w:r>
      <w:r w:rsidR="00C33C40">
        <w:rPr>
          <w:rFonts w:ascii="Arial" w:hAnsi="Arial" w:cs="Arial"/>
          <w:i/>
        </w:rPr>
        <w:t>, B</w:t>
      </w:r>
      <w:r>
        <w:rPr>
          <w:rFonts w:ascii="Arial" w:hAnsi="Arial" w:cs="Arial"/>
          <w:i/>
        </w:rPr>
        <w:t>enjamin Werner</w:t>
      </w:r>
      <w:r w:rsidR="00953337">
        <w:rPr>
          <w:rFonts w:ascii="Arial" w:hAnsi="Arial" w:cs="Arial"/>
          <w:i/>
          <w:vertAlign w:val="superscript"/>
        </w:rPr>
        <w:t>1</w:t>
      </w:r>
      <w:r>
        <w:rPr>
          <w:rFonts w:ascii="Arial" w:hAnsi="Arial" w:cs="Arial"/>
          <w:i/>
        </w:rPr>
        <w:t xml:space="preserve">, </w:t>
      </w:r>
      <w:r w:rsidR="00D66BD3">
        <w:rPr>
          <w:rFonts w:ascii="Arial" w:hAnsi="Arial" w:cs="Arial"/>
          <w:i/>
        </w:rPr>
        <w:t>Anestis Touloumis</w:t>
      </w:r>
      <w:r w:rsidR="00D66BD3">
        <w:rPr>
          <w:rFonts w:ascii="Arial" w:hAnsi="Arial" w:cs="Arial"/>
          <w:i/>
          <w:vertAlign w:val="superscript"/>
        </w:rPr>
        <w:t>2</w:t>
      </w:r>
      <w:r w:rsidR="00D66BD3">
        <w:rPr>
          <w:rFonts w:ascii="Arial" w:hAnsi="Arial" w:cs="Arial"/>
          <w:i/>
        </w:rPr>
        <w:t xml:space="preserve">, </w:t>
      </w:r>
      <w:r w:rsidR="00171548">
        <w:rPr>
          <w:rFonts w:ascii="Arial" w:hAnsi="Arial" w:cs="Arial"/>
          <w:i/>
        </w:rPr>
        <w:t>Enrico Brognaro</w:t>
      </w:r>
      <w:r w:rsidR="00D66BD3">
        <w:rPr>
          <w:rFonts w:ascii="Arial" w:hAnsi="Arial" w:cs="Arial"/>
          <w:i/>
          <w:vertAlign w:val="superscript"/>
        </w:rPr>
        <w:t>3</w:t>
      </w:r>
      <w:r w:rsidR="00171548">
        <w:rPr>
          <w:rFonts w:ascii="Arial" w:hAnsi="Arial" w:cs="Arial"/>
          <w:i/>
        </w:rPr>
        <w:t xml:space="preserve">, </w:t>
      </w:r>
      <w:del w:id="0" w:author="Sara Piccirillo" w:date="2018-04-30T18:35:00Z">
        <w:r w:rsidDel="00F86CAE">
          <w:rPr>
            <w:rFonts w:ascii="Arial" w:hAnsi="Arial" w:cs="Arial"/>
            <w:i/>
          </w:rPr>
          <w:delText>Sara Piccirillo</w:delText>
        </w:r>
        <w:r w:rsidR="00D66BD3" w:rsidDel="00F86CAE">
          <w:rPr>
            <w:rFonts w:ascii="Arial" w:hAnsi="Arial" w:cs="Arial"/>
            <w:i/>
            <w:vertAlign w:val="superscript"/>
          </w:rPr>
          <w:delText>4</w:delText>
        </w:r>
      </w:del>
      <w:r>
        <w:rPr>
          <w:rFonts w:ascii="Arial" w:hAnsi="Arial" w:cs="Arial"/>
          <w:i/>
        </w:rPr>
        <w:t xml:space="preserve">, </w:t>
      </w:r>
      <w:r w:rsidR="006226B6">
        <w:rPr>
          <w:rFonts w:ascii="Arial" w:hAnsi="Arial" w:cs="Arial"/>
          <w:i/>
        </w:rPr>
        <w:t>Guido Sanguinetti</w:t>
      </w:r>
      <w:r w:rsidR="006226B6">
        <w:rPr>
          <w:rFonts w:ascii="Arial" w:hAnsi="Arial" w:cs="Arial"/>
          <w:i/>
          <w:vertAlign w:val="superscript"/>
        </w:rPr>
        <w:t>5</w:t>
      </w:r>
      <w:r w:rsidR="006226B6">
        <w:rPr>
          <w:rFonts w:ascii="Arial" w:hAnsi="Arial" w:cs="Arial"/>
          <w:i/>
        </w:rPr>
        <w:t xml:space="preserve">, </w:t>
      </w:r>
      <w:ins w:id="1" w:author="Sara Piccirillo" w:date="2018-04-30T18:35:00Z">
        <w:r w:rsidR="00F86CAE">
          <w:rPr>
            <w:rFonts w:ascii="Arial" w:hAnsi="Arial" w:cs="Arial"/>
            <w:i/>
          </w:rPr>
          <w:t xml:space="preserve">Sara </w:t>
        </w:r>
      </w:ins>
      <w:ins w:id="2" w:author="Sara Piccirillo" w:date="2018-05-01T18:28:00Z">
        <w:r w:rsidR="00893B22">
          <w:rPr>
            <w:rFonts w:ascii="Arial" w:hAnsi="Arial" w:cs="Arial"/>
            <w:i/>
          </w:rPr>
          <w:t xml:space="preserve">G.M. </w:t>
        </w:r>
      </w:ins>
      <w:ins w:id="3" w:author="Sara Piccirillo" w:date="2018-04-30T18:35:00Z">
        <w:r w:rsidR="00F86CAE">
          <w:rPr>
            <w:rFonts w:ascii="Arial" w:hAnsi="Arial" w:cs="Arial"/>
            <w:i/>
          </w:rPr>
          <w:t>Piccirillo</w:t>
        </w:r>
        <w:r w:rsidR="00F86CAE">
          <w:rPr>
            <w:rFonts w:ascii="Arial" w:hAnsi="Arial" w:cs="Arial"/>
            <w:i/>
            <w:vertAlign w:val="superscript"/>
          </w:rPr>
          <w:t>4</w:t>
        </w:r>
      </w:ins>
      <w:ins w:id="4" w:author="Andrea Sottoriva" w:date="2018-05-02T09:08:00Z">
        <w:r w:rsidR="003E5654">
          <w:rPr>
            <w:rFonts w:ascii="Arial" w:hAnsi="Arial" w:cs="Arial"/>
            <w:i/>
            <w:vertAlign w:val="superscript"/>
          </w:rPr>
          <w:t>,</w:t>
        </w:r>
      </w:ins>
      <w:ins w:id="5" w:author="Sara Piccirillo" w:date="2018-04-30T18:35:00Z">
        <w:r w:rsidR="00F86CAE" w:rsidRPr="00156689">
          <w:rPr>
            <w:rFonts w:ascii="Arial" w:hAnsi="Arial" w:cs="Arial"/>
            <w:i/>
            <w:vertAlign w:val="superscript"/>
          </w:rPr>
          <w:t>§</w:t>
        </w:r>
        <w:r w:rsidR="00F86CAE">
          <w:rPr>
            <w:rFonts w:ascii="Arial" w:hAnsi="Arial" w:cs="Arial"/>
            <w:i/>
          </w:rPr>
          <w:t xml:space="preserve">, </w:t>
        </w:r>
      </w:ins>
      <w:r>
        <w:rPr>
          <w:rFonts w:ascii="Arial" w:hAnsi="Arial" w:cs="Arial"/>
          <w:i/>
        </w:rPr>
        <w:t>Colin Watts</w:t>
      </w:r>
      <w:r w:rsidR="006226B6">
        <w:rPr>
          <w:rFonts w:ascii="Arial" w:hAnsi="Arial" w:cs="Arial"/>
          <w:i/>
          <w:vertAlign w:val="superscript"/>
        </w:rPr>
        <w:t>6</w:t>
      </w:r>
      <w:r w:rsidR="00953337">
        <w:rPr>
          <w:rFonts w:ascii="Arial" w:hAnsi="Arial" w:cs="Arial"/>
          <w:i/>
          <w:vertAlign w:val="superscript"/>
        </w:rPr>
        <w:t>,</w:t>
      </w:r>
      <w:r w:rsidR="00590B9F" w:rsidRPr="00156689">
        <w:rPr>
          <w:rFonts w:ascii="Arial" w:hAnsi="Arial" w:cs="Arial"/>
          <w:i/>
          <w:vertAlign w:val="superscript"/>
        </w:rPr>
        <w:t>§</w:t>
      </w:r>
      <w:r>
        <w:rPr>
          <w:rFonts w:ascii="Arial" w:hAnsi="Arial" w:cs="Arial"/>
          <w:i/>
        </w:rPr>
        <w:t>, Andrea Sottoriva</w:t>
      </w:r>
      <w:r w:rsidR="00953337">
        <w:rPr>
          <w:rFonts w:ascii="Arial" w:hAnsi="Arial" w:cs="Arial"/>
          <w:i/>
          <w:vertAlign w:val="superscript"/>
        </w:rPr>
        <w:t>1,</w:t>
      </w:r>
      <w:r w:rsidR="00953337" w:rsidRPr="00156689">
        <w:rPr>
          <w:rFonts w:ascii="Arial" w:hAnsi="Arial" w:cs="Arial"/>
          <w:i/>
          <w:vertAlign w:val="superscript"/>
        </w:rPr>
        <w:t>§</w:t>
      </w:r>
      <w:r>
        <w:rPr>
          <w:rFonts w:ascii="Arial" w:hAnsi="Arial" w:cs="Arial"/>
          <w:i/>
        </w:rPr>
        <w:t>.</w:t>
      </w:r>
    </w:p>
    <w:p w14:paraId="25B8E535" w14:textId="77777777" w:rsidR="00953337" w:rsidRDefault="00953337" w:rsidP="00156689">
      <w:pPr>
        <w:rPr>
          <w:rFonts w:ascii="Arial" w:hAnsi="Arial" w:cs="Arial"/>
          <w:i/>
        </w:rPr>
      </w:pPr>
    </w:p>
    <w:p w14:paraId="005B0946" w14:textId="7DCA1521" w:rsidR="00953337" w:rsidRPr="00953337" w:rsidRDefault="00953337" w:rsidP="00953337">
      <w:pPr>
        <w:rPr>
          <w:rFonts w:ascii="Arial" w:hAnsi="Arial" w:cs="Arial"/>
          <w:color w:val="000000" w:themeColor="text1"/>
          <w:vertAlign w:val="superscript"/>
          <w:lang w:val="en-US"/>
        </w:rPr>
      </w:pPr>
      <w:r w:rsidRPr="00953337">
        <w:rPr>
          <w:rFonts w:ascii="Arial" w:hAnsi="Arial" w:cs="Arial"/>
          <w:color w:val="000000" w:themeColor="text1"/>
          <w:vertAlign w:val="superscript"/>
          <w:lang w:val="en-US"/>
        </w:rPr>
        <w:t xml:space="preserve">1. </w:t>
      </w:r>
      <w:ins w:id="6" w:author="Andrea Sottoriva" w:date="2018-05-02T09:09:00Z">
        <w:r w:rsidR="003E5654">
          <w:rPr>
            <w:rFonts w:ascii="Arial" w:hAnsi="Arial" w:cs="Arial"/>
            <w:color w:val="000000" w:themeColor="text1"/>
            <w:vertAlign w:val="superscript"/>
            <w:lang w:val="en-US"/>
          </w:rPr>
          <w:t xml:space="preserve">Evolutionary Genomics &amp; Modelling Lab, </w:t>
        </w:r>
      </w:ins>
      <w:r w:rsidRPr="00953337">
        <w:rPr>
          <w:rFonts w:ascii="Arial" w:hAnsi="Arial" w:cs="Arial"/>
          <w:color w:val="000000" w:themeColor="text1"/>
          <w:vertAlign w:val="superscript"/>
          <w:lang w:val="en-US"/>
        </w:rPr>
        <w:t xml:space="preserve">Centre for Evolution and Cancer, The Institute of Cancer Research, London, UK. </w:t>
      </w:r>
    </w:p>
    <w:p w14:paraId="6F665CAF" w14:textId="117E9D1D" w:rsidR="00953337" w:rsidRPr="00953337" w:rsidRDefault="00953337" w:rsidP="00953337">
      <w:pPr>
        <w:rPr>
          <w:rFonts w:ascii="Arial" w:hAnsi="Arial" w:cs="Arial"/>
          <w:color w:val="000000" w:themeColor="text1"/>
          <w:vertAlign w:val="superscript"/>
          <w:lang w:val="en-US"/>
        </w:rPr>
      </w:pPr>
      <w:r w:rsidRPr="00953337">
        <w:rPr>
          <w:rFonts w:ascii="Arial" w:hAnsi="Arial" w:cs="Arial"/>
          <w:color w:val="000000" w:themeColor="text1"/>
          <w:vertAlign w:val="superscript"/>
          <w:lang w:val="en-US"/>
        </w:rPr>
        <w:t xml:space="preserve">2. </w:t>
      </w:r>
      <w:r w:rsidR="00D66BD3">
        <w:rPr>
          <w:rFonts w:ascii="Arial" w:hAnsi="Arial" w:cs="Arial"/>
          <w:color w:val="000000" w:themeColor="text1"/>
          <w:vertAlign w:val="superscript"/>
          <w:lang w:val="en-US"/>
        </w:rPr>
        <w:t>School of Computing, Engineering and Mathematics, University of Brighton, Brighton, UK</w:t>
      </w:r>
    </w:p>
    <w:p w14:paraId="44FEA627" w14:textId="57FFAF60" w:rsidR="00953337" w:rsidRPr="00953337" w:rsidRDefault="00953337" w:rsidP="00953337">
      <w:pPr>
        <w:rPr>
          <w:rFonts w:ascii="Arial" w:hAnsi="Arial" w:cs="Arial"/>
          <w:color w:val="000000" w:themeColor="text1"/>
          <w:vertAlign w:val="superscript"/>
          <w:lang w:val="en-US"/>
        </w:rPr>
      </w:pPr>
      <w:r w:rsidRPr="00953337">
        <w:rPr>
          <w:rFonts w:ascii="Arial" w:hAnsi="Arial" w:cs="Arial"/>
          <w:color w:val="000000" w:themeColor="text1"/>
          <w:vertAlign w:val="superscript"/>
          <w:lang w:val="en-US"/>
        </w:rPr>
        <w:t xml:space="preserve">3. </w:t>
      </w:r>
    </w:p>
    <w:p w14:paraId="0A8A4C91" w14:textId="684EBD17" w:rsidR="00B530DB" w:rsidRDefault="00953337" w:rsidP="00453FA9">
      <w:pPr>
        <w:rPr>
          <w:ins w:id="7" w:author="Giulio" w:date="2018-05-03T14:16:00Z"/>
          <w:rFonts w:ascii="Arial" w:hAnsi="Arial" w:cs="Arial"/>
          <w:color w:val="000000" w:themeColor="text1"/>
          <w:vertAlign w:val="superscript"/>
          <w:lang w:val="en-US"/>
        </w:rPr>
      </w:pPr>
      <w:r w:rsidRPr="00953337">
        <w:rPr>
          <w:rFonts w:ascii="Arial" w:hAnsi="Arial" w:cs="Arial"/>
          <w:color w:val="000000" w:themeColor="text1"/>
          <w:vertAlign w:val="superscript"/>
          <w:lang w:val="en-US"/>
        </w:rPr>
        <w:t xml:space="preserve">4. </w:t>
      </w:r>
      <w:ins w:id="8" w:author="Sara Piccirillo" w:date="2018-04-30T18:37:00Z">
        <w:r w:rsidR="00453FA9">
          <w:rPr>
            <w:rFonts w:ascii="Arial" w:hAnsi="Arial" w:cs="Arial"/>
            <w:color w:val="000000" w:themeColor="text1"/>
            <w:vertAlign w:val="superscript"/>
            <w:lang w:val="en-US"/>
          </w:rPr>
          <w:t xml:space="preserve">Department of </w:t>
        </w:r>
        <w:r w:rsidR="00453FA9" w:rsidRPr="00453FA9">
          <w:rPr>
            <w:rFonts w:ascii="Arial" w:hAnsi="Arial" w:cs="Arial"/>
            <w:color w:val="000000" w:themeColor="text1"/>
            <w:vertAlign w:val="superscript"/>
            <w:lang w:val="en-US"/>
          </w:rPr>
          <w:t>Internal Medicine, Division of Hematology and Oncology, U</w:t>
        </w:r>
        <w:r w:rsidR="00453FA9">
          <w:rPr>
            <w:rFonts w:ascii="Arial" w:hAnsi="Arial" w:cs="Arial"/>
            <w:color w:val="000000" w:themeColor="text1"/>
            <w:vertAlign w:val="superscript"/>
            <w:lang w:val="en-US"/>
          </w:rPr>
          <w:t xml:space="preserve">niversity of Texas Southwestern </w:t>
        </w:r>
        <w:r w:rsidR="00453FA9" w:rsidRPr="00453FA9">
          <w:rPr>
            <w:rFonts w:ascii="Arial" w:hAnsi="Arial" w:cs="Arial"/>
            <w:color w:val="000000" w:themeColor="text1"/>
            <w:vertAlign w:val="superscript"/>
            <w:lang w:val="en-US"/>
          </w:rPr>
          <w:t>Medical Center, Dallas, USA</w:t>
        </w:r>
      </w:ins>
    </w:p>
    <w:p w14:paraId="21E01594" w14:textId="35500EE0" w:rsidR="006226B6" w:rsidRPr="00B530DB" w:rsidRDefault="00B530DB" w:rsidP="00D350FE">
      <w:pPr>
        <w:rPr>
          <w:rFonts w:ascii="Arial" w:hAnsi="Arial" w:cs="Arial"/>
          <w:color w:val="000000" w:themeColor="text1"/>
          <w:vertAlign w:val="superscript"/>
          <w:lang w:val="en-US"/>
          <w:rPrChange w:id="9" w:author="Giulio" w:date="2018-05-03T14:16:00Z">
            <w:rPr>
              <w:rFonts w:ascii="Arial" w:hAnsi="Arial" w:cs="Arial"/>
            </w:rPr>
          </w:rPrChange>
        </w:rPr>
      </w:pPr>
      <w:ins w:id="10" w:author="Giulio" w:date="2018-05-03T14:16:00Z">
        <w:r>
          <w:rPr>
            <w:rFonts w:ascii="Arial" w:hAnsi="Arial" w:cs="Arial"/>
            <w:color w:val="000000" w:themeColor="text1"/>
            <w:vertAlign w:val="superscript"/>
            <w:lang w:val="en-US"/>
          </w:rPr>
          <w:t xml:space="preserve">5. </w:t>
        </w:r>
      </w:ins>
      <w:ins w:id="11" w:author="Giulio" w:date="2018-05-03T14:17:00Z">
        <w:r>
          <w:rPr>
            <w:rFonts w:ascii="Arial" w:hAnsi="Arial" w:cs="Arial"/>
            <w:color w:val="000000" w:themeColor="text1"/>
            <w:vertAlign w:val="superscript"/>
            <w:lang w:val="en-US"/>
          </w:rPr>
          <w:t xml:space="preserve">School </w:t>
        </w:r>
        <w:r w:rsidRPr="00B530DB">
          <w:rPr>
            <w:rFonts w:ascii="Arial" w:hAnsi="Arial" w:cs="Arial"/>
            <w:color w:val="000000" w:themeColor="text1"/>
            <w:vertAlign w:val="superscript"/>
            <w:lang w:val="en-US"/>
          </w:rPr>
          <w:t>of Informatics, University of Edinburgh, Edinburgh EH8 9AB, UK.</w:t>
        </w:r>
      </w:ins>
    </w:p>
    <w:p w14:paraId="2CA891FA" w14:textId="4CFBBA1E" w:rsidR="006226B6" w:rsidRDefault="006226B6" w:rsidP="006226B6">
      <w:pPr>
        <w:rPr>
          <w:rFonts w:ascii="Arial" w:hAnsi="Arial" w:cs="Arial"/>
          <w:color w:val="000000" w:themeColor="text1"/>
          <w:vertAlign w:val="superscript"/>
          <w:lang w:val="en-US"/>
        </w:rPr>
      </w:pPr>
      <w:r>
        <w:rPr>
          <w:rFonts w:ascii="Arial" w:hAnsi="Arial" w:cs="Arial"/>
          <w:color w:val="000000" w:themeColor="text1"/>
          <w:vertAlign w:val="superscript"/>
          <w:lang w:val="en-US"/>
        </w:rPr>
        <w:t>6</w:t>
      </w:r>
      <w:r w:rsidRPr="00953337">
        <w:rPr>
          <w:rFonts w:ascii="Arial" w:hAnsi="Arial" w:cs="Arial"/>
          <w:color w:val="000000" w:themeColor="text1"/>
          <w:vertAlign w:val="superscript"/>
          <w:lang w:val="en-US"/>
        </w:rPr>
        <w:t xml:space="preserve">. </w:t>
      </w:r>
      <w:ins w:id="12" w:author="Microsoft Office User" w:date="2018-04-24T17:53:00Z">
        <w:r w:rsidR="007876B8">
          <w:rPr>
            <w:rFonts w:ascii="Arial" w:hAnsi="Arial" w:cs="Arial"/>
            <w:color w:val="000000" w:themeColor="text1"/>
            <w:vertAlign w:val="superscript"/>
            <w:lang w:val="en-US"/>
          </w:rPr>
          <w:t xml:space="preserve">Birmingham Brain Cancer Program, Institute of Cancer Genome Sciences, University of Birmingham, </w:t>
        </w:r>
      </w:ins>
      <w:ins w:id="13" w:author="Microsoft Office User" w:date="2018-04-24T17:54:00Z">
        <w:r w:rsidR="007876B8">
          <w:rPr>
            <w:rFonts w:ascii="Arial" w:hAnsi="Arial" w:cs="Arial"/>
            <w:color w:val="000000" w:themeColor="text1"/>
            <w:vertAlign w:val="superscript"/>
            <w:lang w:val="en-US"/>
          </w:rPr>
          <w:t xml:space="preserve">Birmingham, </w:t>
        </w:r>
      </w:ins>
      <w:ins w:id="14" w:author="Microsoft Office User" w:date="2018-04-24T17:53:00Z">
        <w:r w:rsidR="007876B8">
          <w:rPr>
            <w:rFonts w:ascii="Arial" w:hAnsi="Arial" w:cs="Arial"/>
            <w:color w:val="000000" w:themeColor="text1"/>
            <w:vertAlign w:val="superscript"/>
            <w:lang w:val="en-US"/>
          </w:rPr>
          <w:t>UK</w:t>
        </w:r>
      </w:ins>
    </w:p>
    <w:p w14:paraId="3A741F41" w14:textId="77777777" w:rsidR="00D66BD3" w:rsidRDefault="00D66BD3" w:rsidP="00953337">
      <w:pPr>
        <w:rPr>
          <w:rFonts w:ascii="Arial" w:hAnsi="Arial" w:cs="Arial"/>
          <w:color w:val="000000" w:themeColor="text1"/>
          <w:vertAlign w:val="superscript"/>
          <w:lang w:val="en-US"/>
        </w:rPr>
      </w:pPr>
    </w:p>
    <w:p w14:paraId="049379BA" w14:textId="0C8E913B" w:rsidR="00953337" w:rsidRDefault="00953337" w:rsidP="00953337">
      <w:pPr>
        <w:rPr>
          <w:ins w:id="15" w:author="Andrea Sottoriva" w:date="2018-05-02T09:09:00Z"/>
          <w:rFonts w:ascii="Arial" w:hAnsi="Arial" w:cs="Arial"/>
          <w:color w:val="000000" w:themeColor="text1"/>
          <w:vertAlign w:val="superscript"/>
        </w:rPr>
      </w:pPr>
      <w:r>
        <w:rPr>
          <w:rFonts w:ascii="Arial" w:hAnsi="Arial" w:cs="Arial"/>
          <w:color w:val="000000" w:themeColor="text1"/>
          <w:vertAlign w:val="superscript"/>
          <w:lang w:val="en-US"/>
        </w:rPr>
        <w:t>*</w:t>
      </w:r>
      <w:r w:rsidRPr="00953337">
        <w:rPr>
          <w:rFonts w:ascii="Arial" w:hAnsi="Arial" w:cs="Arial"/>
          <w:color w:val="000000" w:themeColor="text1"/>
          <w:vertAlign w:val="superscript"/>
        </w:rPr>
        <w:t xml:space="preserve"> </w:t>
      </w:r>
      <w:r>
        <w:rPr>
          <w:rFonts w:ascii="Arial" w:hAnsi="Arial" w:cs="Arial"/>
          <w:color w:val="000000" w:themeColor="text1"/>
          <w:vertAlign w:val="superscript"/>
        </w:rPr>
        <w:t>These authors contributed equally to this work</w:t>
      </w:r>
    </w:p>
    <w:p w14:paraId="4C999DC1" w14:textId="77777777" w:rsidR="003E5654" w:rsidRPr="00953337" w:rsidRDefault="003E5654" w:rsidP="00953337">
      <w:pPr>
        <w:rPr>
          <w:rFonts w:ascii="Arial" w:hAnsi="Arial" w:cs="Arial"/>
          <w:color w:val="000000" w:themeColor="text1"/>
          <w:vertAlign w:val="superscript"/>
        </w:rPr>
      </w:pPr>
    </w:p>
    <w:p w14:paraId="79A11C41" w14:textId="34A1C423" w:rsidR="00953337" w:rsidRDefault="00953337" w:rsidP="00953337">
      <w:pPr>
        <w:rPr>
          <w:ins w:id="16" w:author="Sara Piccirillo" w:date="2018-04-30T18:37:00Z"/>
          <w:rFonts w:ascii="Arial" w:hAnsi="Arial" w:cs="Arial"/>
          <w:color w:val="000000" w:themeColor="text1"/>
          <w:vertAlign w:val="superscript"/>
        </w:rPr>
      </w:pPr>
      <w:r w:rsidRPr="00953337">
        <w:rPr>
          <w:rFonts w:ascii="Arial" w:hAnsi="Arial" w:cs="Arial"/>
          <w:i/>
          <w:vertAlign w:val="superscript"/>
        </w:rPr>
        <w:t>§</w:t>
      </w:r>
      <w:r w:rsidRPr="00953337">
        <w:rPr>
          <w:rFonts w:ascii="Arial" w:hAnsi="Arial" w:cs="Arial"/>
          <w:color w:val="000000" w:themeColor="text1"/>
          <w:vertAlign w:val="superscript"/>
        </w:rPr>
        <w:t xml:space="preserve"> Correspondence should be addressed to:</w:t>
      </w:r>
    </w:p>
    <w:p w14:paraId="3CEE498F" w14:textId="133A2BE8" w:rsidR="00453FA9" w:rsidRPr="00953337" w:rsidRDefault="00453FA9" w:rsidP="00953337">
      <w:pPr>
        <w:rPr>
          <w:rFonts w:ascii="Arial" w:hAnsi="Arial" w:cs="Arial"/>
          <w:color w:val="000000" w:themeColor="text1"/>
          <w:vertAlign w:val="superscript"/>
        </w:rPr>
      </w:pPr>
      <w:ins w:id="17" w:author="Sara Piccirillo" w:date="2018-04-30T18:37:00Z">
        <w:r>
          <w:rPr>
            <w:rFonts w:ascii="Arial" w:hAnsi="Arial" w:cs="Arial"/>
            <w:color w:val="000000" w:themeColor="text1"/>
            <w:vertAlign w:val="superscript"/>
          </w:rPr>
          <w:t>sara.piccirillo@utsouthwestern.edu</w:t>
        </w:r>
      </w:ins>
    </w:p>
    <w:p w14:paraId="170233FA" w14:textId="0738F58F" w:rsidR="00953337" w:rsidRPr="00953337" w:rsidRDefault="00AE283B" w:rsidP="00953337">
      <w:pPr>
        <w:rPr>
          <w:rFonts w:ascii="Arial" w:hAnsi="Arial" w:cs="Arial"/>
          <w:vertAlign w:val="superscript"/>
        </w:rPr>
      </w:pPr>
      <w:hyperlink r:id="rId9" w:history="1">
        <w:r w:rsidR="00953337" w:rsidRPr="00953337">
          <w:rPr>
            <w:rStyle w:val="Hyperlink"/>
            <w:rFonts w:ascii="Arial" w:hAnsi="Arial" w:cs="Arial"/>
            <w:vertAlign w:val="superscript"/>
          </w:rPr>
          <w:t>c.watts.2@bham.ac.uk</w:t>
        </w:r>
      </w:hyperlink>
    </w:p>
    <w:p w14:paraId="413DF6A0" w14:textId="6C1E83DF" w:rsidR="00953337" w:rsidRPr="00953337" w:rsidRDefault="00AE283B" w:rsidP="00953337">
      <w:pPr>
        <w:rPr>
          <w:rFonts w:ascii="Arial" w:hAnsi="Arial" w:cs="Arial"/>
          <w:i/>
          <w:vertAlign w:val="superscript"/>
        </w:rPr>
      </w:pPr>
      <w:hyperlink r:id="rId10" w:history="1">
        <w:r w:rsidR="00953337" w:rsidRPr="00953337">
          <w:rPr>
            <w:rStyle w:val="Hyperlink"/>
            <w:rFonts w:ascii="Arial" w:hAnsi="Arial" w:cs="Arial"/>
            <w:vertAlign w:val="superscript"/>
          </w:rPr>
          <w:t>andrea.sottoriva@icr.ac.uk</w:t>
        </w:r>
      </w:hyperlink>
    </w:p>
    <w:p w14:paraId="3F2D9AF1" w14:textId="371AA192" w:rsidR="00710713" w:rsidRPr="007841E5" w:rsidRDefault="00727ED1" w:rsidP="00156689">
      <w:pPr>
        <w:pStyle w:val="Heading1"/>
      </w:pPr>
      <w:r>
        <w:t>Abstract</w:t>
      </w:r>
      <w:r w:rsidR="00491B74">
        <w:t xml:space="preserve"> (200-300)</w:t>
      </w:r>
    </w:p>
    <w:p w14:paraId="7DE79322" w14:textId="4C445F2F" w:rsidR="00F96079" w:rsidRPr="00156689" w:rsidRDefault="00F96079">
      <w:pPr>
        <w:jc w:val="both"/>
        <w:rPr>
          <w:rFonts w:ascii="Arial" w:hAnsi="Arial" w:cs="Arial"/>
        </w:rPr>
        <w:pPrChange w:id="18" w:author="Microsoft Office User" w:date="2018-04-25T12:12:00Z">
          <w:pPr/>
        </w:pPrChange>
      </w:pPr>
      <w:r w:rsidRPr="00156689">
        <w:rPr>
          <w:rFonts w:ascii="Arial" w:hAnsi="Arial" w:cs="Arial"/>
        </w:rPr>
        <w:t xml:space="preserve">Glioblastoma is the most common and aggressive adult brain </w:t>
      </w:r>
      <w:r w:rsidR="008D31C2" w:rsidRPr="00156689">
        <w:rPr>
          <w:rFonts w:ascii="Arial" w:hAnsi="Arial" w:cs="Arial"/>
        </w:rPr>
        <w:t>malignancy</w:t>
      </w:r>
      <w:r w:rsidR="00846BF2">
        <w:rPr>
          <w:rFonts w:ascii="Arial" w:hAnsi="Arial" w:cs="Arial"/>
        </w:rPr>
        <w:t xml:space="preserve"> against which c</w:t>
      </w:r>
      <w:r w:rsidR="00846BF2" w:rsidRPr="001A0D26">
        <w:rPr>
          <w:rFonts w:ascii="Arial" w:hAnsi="Arial" w:cs="Arial"/>
        </w:rPr>
        <w:t xml:space="preserve">onventional surgery and chemoradiation </w:t>
      </w:r>
      <w:r w:rsidR="0031350E">
        <w:rPr>
          <w:rFonts w:ascii="Arial" w:hAnsi="Arial" w:cs="Arial"/>
        </w:rPr>
        <w:t>provide</w:t>
      </w:r>
      <w:r w:rsidR="00846BF2" w:rsidRPr="001A0D26">
        <w:rPr>
          <w:rFonts w:ascii="Arial" w:hAnsi="Arial" w:cs="Arial"/>
        </w:rPr>
        <w:t xml:space="preserve"> limited benefit</w:t>
      </w:r>
      <w:r w:rsidR="00407C5D">
        <w:rPr>
          <w:rFonts w:ascii="Arial" w:hAnsi="Arial" w:cs="Arial"/>
        </w:rPr>
        <w:t xml:space="preserve">. Even when complete surgical resection is achieved, </w:t>
      </w:r>
      <w:r w:rsidR="00846BF2">
        <w:rPr>
          <w:rFonts w:ascii="Arial" w:hAnsi="Arial" w:cs="Arial"/>
        </w:rPr>
        <w:t>r</w:t>
      </w:r>
      <w:r w:rsidRPr="00156689">
        <w:rPr>
          <w:rFonts w:ascii="Arial" w:hAnsi="Arial" w:cs="Arial"/>
        </w:rPr>
        <w:t>ecurrence</w:t>
      </w:r>
      <w:r w:rsidR="00407C5D">
        <w:rPr>
          <w:rFonts w:ascii="Arial" w:hAnsi="Arial" w:cs="Arial"/>
        </w:rPr>
        <w:t xml:space="preserve"> </w:t>
      </w:r>
      <w:ins w:id="19" w:author="Sara Piccirillo" w:date="2018-04-30T11:20:00Z">
        <w:r w:rsidR="00337F9A">
          <w:rPr>
            <w:rFonts w:ascii="Arial" w:hAnsi="Arial" w:cs="Arial"/>
          </w:rPr>
          <w:t xml:space="preserve">may </w:t>
        </w:r>
      </w:ins>
      <w:r w:rsidR="00407C5D">
        <w:rPr>
          <w:rFonts w:ascii="Arial" w:hAnsi="Arial" w:cs="Arial"/>
        </w:rPr>
        <w:t>occur</w:t>
      </w:r>
      <w:del w:id="20" w:author="Sara Piccirillo" w:date="2018-04-30T11:20:00Z">
        <w:r w:rsidR="00407C5D" w:rsidDel="00337F9A">
          <w:rPr>
            <w:rFonts w:ascii="Arial" w:hAnsi="Arial" w:cs="Arial"/>
          </w:rPr>
          <w:delText>s</w:delText>
        </w:r>
      </w:del>
      <w:r w:rsidR="00407C5D">
        <w:rPr>
          <w:rFonts w:ascii="Arial" w:hAnsi="Arial" w:cs="Arial"/>
        </w:rPr>
        <w:t xml:space="preserve"> distally</w:t>
      </w:r>
      <w:r w:rsidR="00E04A4F" w:rsidRPr="00156689">
        <w:rPr>
          <w:rFonts w:ascii="Arial" w:hAnsi="Arial" w:cs="Arial"/>
        </w:rPr>
        <w:t>,</w:t>
      </w:r>
      <w:r w:rsidR="00727ED1">
        <w:rPr>
          <w:rFonts w:ascii="Arial" w:hAnsi="Arial" w:cs="Arial"/>
        </w:rPr>
        <w:t xml:space="preserve"> driven by </w:t>
      </w:r>
      <w:r w:rsidR="00407C5D">
        <w:rPr>
          <w:rFonts w:ascii="Arial" w:hAnsi="Arial" w:cs="Arial"/>
        </w:rPr>
        <w:t>cancer</w:t>
      </w:r>
      <w:r w:rsidR="00DB69B3">
        <w:rPr>
          <w:rFonts w:ascii="Arial" w:hAnsi="Arial" w:cs="Arial"/>
        </w:rPr>
        <w:t xml:space="preserve"> clones that </w:t>
      </w:r>
      <w:r w:rsidR="00032283">
        <w:rPr>
          <w:rFonts w:ascii="Arial" w:hAnsi="Arial" w:cs="Arial"/>
        </w:rPr>
        <w:t>are often</w:t>
      </w:r>
      <w:r w:rsidR="00C21779">
        <w:rPr>
          <w:rFonts w:ascii="Arial" w:hAnsi="Arial" w:cs="Arial"/>
        </w:rPr>
        <w:t xml:space="preserve"> </w:t>
      </w:r>
      <w:r w:rsidR="002D7221">
        <w:rPr>
          <w:rFonts w:ascii="Arial" w:hAnsi="Arial" w:cs="Arial"/>
        </w:rPr>
        <w:t xml:space="preserve">genomically </w:t>
      </w:r>
      <w:r w:rsidR="00C21779">
        <w:rPr>
          <w:rFonts w:ascii="Arial" w:hAnsi="Arial" w:cs="Arial"/>
        </w:rPr>
        <w:t>distinct from those in the primary tumour</w:t>
      </w:r>
      <w:r w:rsidR="00407C5D">
        <w:rPr>
          <w:rFonts w:ascii="Arial" w:hAnsi="Arial" w:cs="Arial"/>
        </w:rPr>
        <w:t>.</w:t>
      </w:r>
      <w:r w:rsidR="00032283">
        <w:rPr>
          <w:rFonts w:ascii="Arial" w:hAnsi="Arial" w:cs="Arial"/>
        </w:rPr>
        <w:t xml:space="preserve"> </w:t>
      </w:r>
      <w:r w:rsidR="0003228B">
        <w:rPr>
          <w:rFonts w:ascii="Arial" w:hAnsi="Arial" w:cs="Arial"/>
        </w:rPr>
        <w:t>Glioblastoma</w:t>
      </w:r>
      <w:r w:rsidR="002D7221" w:rsidRPr="001A0D26">
        <w:rPr>
          <w:rFonts w:ascii="Arial" w:hAnsi="Arial" w:cs="Arial"/>
        </w:rPr>
        <w:t xml:space="preserve"> cells display a characteristic infiltrative phenotype, invading the surrounding tissue and</w:t>
      </w:r>
      <w:r w:rsidR="00407C5D">
        <w:rPr>
          <w:rFonts w:ascii="Arial" w:hAnsi="Arial" w:cs="Arial"/>
        </w:rPr>
        <w:t xml:space="preserve"> often</w:t>
      </w:r>
      <w:r w:rsidR="002D7221" w:rsidRPr="001A0D26">
        <w:rPr>
          <w:rFonts w:ascii="Arial" w:hAnsi="Arial" w:cs="Arial"/>
        </w:rPr>
        <w:t xml:space="preserve"> spreading across the whole brain</w:t>
      </w:r>
      <w:r w:rsidR="00407C5D">
        <w:rPr>
          <w:rFonts w:ascii="Arial" w:hAnsi="Arial" w:cs="Arial"/>
        </w:rPr>
        <w:t xml:space="preserve">. </w:t>
      </w:r>
      <w:r w:rsidR="00DB69B3">
        <w:rPr>
          <w:rFonts w:ascii="Arial" w:hAnsi="Arial" w:cs="Arial"/>
        </w:rPr>
        <w:t xml:space="preserve">We </w:t>
      </w:r>
      <w:r w:rsidR="00C21779">
        <w:rPr>
          <w:rFonts w:ascii="Arial" w:hAnsi="Arial" w:cs="Arial"/>
        </w:rPr>
        <w:t>hypothesised</w:t>
      </w:r>
      <w:r w:rsidR="00335159">
        <w:rPr>
          <w:rFonts w:ascii="Arial" w:hAnsi="Arial" w:cs="Arial"/>
        </w:rPr>
        <w:t xml:space="preserve"> that</w:t>
      </w:r>
      <w:r w:rsidR="00DB69B3">
        <w:rPr>
          <w:rFonts w:ascii="Arial" w:hAnsi="Arial" w:cs="Arial"/>
        </w:rPr>
        <w:t xml:space="preserve"> </w:t>
      </w:r>
      <w:r w:rsidR="00FC04A4">
        <w:rPr>
          <w:rFonts w:ascii="Arial" w:hAnsi="Arial" w:cs="Arial"/>
        </w:rPr>
        <w:t>cancer cells responsible for relapse</w:t>
      </w:r>
      <w:r w:rsidR="00DB69B3">
        <w:rPr>
          <w:rFonts w:ascii="Arial" w:hAnsi="Arial" w:cs="Arial"/>
        </w:rPr>
        <w:t xml:space="preserve"> reside</w:t>
      </w:r>
      <w:r w:rsidR="00224CCD">
        <w:rPr>
          <w:rFonts w:ascii="Arial" w:hAnsi="Arial" w:cs="Arial"/>
        </w:rPr>
        <w:t xml:space="preserve"> in two compartments of residual disease</w:t>
      </w:r>
      <w:r w:rsidR="00407C5D">
        <w:rPr>
          <w:rFonts w:ascii="Arial" w:hAnsi="Arial" w:cs="Arial"/>
        </w:rPr>
        <w:t xml:space="preserve"> that are left behind after </w:t>
      </w:r>
      <w:ins w:id="21" w:author="Sara Piccirillo" w:date="2018-04-30T11:21:00Z">
        <w:r w:rsidR="00337F9A">
          <w:rPr>
            <w:rFonts w:ascii="Arial" w:hAnsi="Arial" w:cs="Arial"/>
          </w:rPr>
          <w:t xml:space="preserve">resection and </w:t>
        </w:r>
      </w:ins>
      <w:r w:rsidR="00407C5D">
        <w:rPr>
          <w:rFonts w:ascii="Arial" w:hAnsi="Arial" w:cs="Arial"/>
        </w:rPr>
        <w:t>treatment</w:t>
      </w:r>
      <w:r w:rsidR="00224CCD">
        <w:rPr>
          <w:rFonts w:ascii="Arial" w:hAnsi="Arial" w:cs="Arial"/>
        </w:rPr>
        <w:t>:</w:t>
      </w:r>
      <w:r w:rsidR="00DB69B3">
        <w:rPr>
          <w:rFonts w:ascii="Arial" w:hAnsi="Arial" w:cs="Arial"/>
        </w:rPr>
        <w:t xml:space="preserve"> the infiltrated </w:t>
      </w:r>
      <w:r w:rsidR="00666ED0">
        <w:rPr>
          <w:rFonts w:ascii="Arial" w:hAnsi="Arial" w:cs="Arial"/>
        </w:rPr>
        <w:t xml:space="preserve">normal </w:t>
      </w:r>
      <w:r w:rsidR="00DB69B3">
        <w:rPr>
          <w:rFonts w:ascii="Arial" w:hAnsi="Arial" w:cs="Arial"/>
        </w:rPr>
        <w:t>brain parenchyma</w:t>
      </w:r>
      <w:r w:rsidR="00032283">
        <w:rPr>
          <w:rFonts w:ascii="Arial" w:hAnsi="Arial" w:cs="Arial"/>
        </w:rPr>
        <w:t>,</w:t>
      </w:r>
      <w:r w:rsidR="00DB69B3">
        <w:rPr>
          <w:rFonts w:ascii="Arial" w:hAnsi="Arial" w:cs="Arial"/>
        </w:rPr>
        <w:t xml:space="preserve"> and</w:t>
      </w:r>
      <w:r w:rsidR="00224CCD">
        <w:rPr>
          <w:rFonts w:ascii="Arial" w:hAnsi="Arial" w:cs="Arial"/>
        </w:rPr>
        <w:t xml:space="preserve"> </w:t>
      </w:r>
      <w:r w:rsidR="00DB69B3">
        <w:rPr>
          <w:rFonts w:ascii="Arial" w:hAnsi="Arial" w:cs="Arial"/>
        </w:rPr>
        <w:t>the sub-ventricular zone</w:t>
      </w:r>
      <w:r w:rsidR="00224CCD">
        <w:rPr>
          <w:rFonts w:ascii="Arial" w:hAnsi="Arial" w:cs="Arial"/>
        </w:rPr>
        <w:t xml:space="preserve"> (SVZ). </w:t>
      </w:r>
      <w:r w:rsidR="00032283">
        <w:rPr>
          <w:rFonts w:ascii="Arial" w:hAnsi="Arial" w:cs="Arial"/>
        </w:rPr>
        <w:t xml:space="preserve">In </w:t>
      </w:r>
      <w:r w:rsidR="00643803">
        <w:rPr>
          <w:rFonts w:ascii="Arial" w:hAnsi="Arial" w:cs="Arial"/>
        </w:rPr>
        <w:t>this proposed</w:t>
      </w:r>
      <w:r w:rsidR="00032283">
        <w:rPr>
          <w:rFonts w:ascii="Arial" w:hAnsi="Arial" w:cs="Arial"/>
        </w:rPr>
        <w:t xml:space="preserve"> model,</w:t>
      </w:r>
      <w:r w:rsidR="00224CCD">
        <w:rPr>
          <w:rFonts w:ascii="Arial" w:hAnsi="Arial" w:cs="Arial"/>
        </w:rPr>
        <w:t xml:space="preserve"> </w:t>
      </w:r>
      <w:r w:rsidR="00032283">
        <w:rPr>
          <w:rFonts w:ascii="Arial" w:hAnsi="Arial" w:cs="Arial"/>
        </w:rPr>
        <w:t>residual disease sub</w:t>
      </w:r>
      <w:r w:rsidR="00224CCD">
        <w:rPr>
          <w:rFonts w:ascii="Arial" w:hAnsi="Arial" w:cs="Arial"/>
        </w:rPr>
        <w:t>clones diverge</w:t>
      </w:r>
      <w:r w:rsidR="00C21779">
        <w:rPr>
          <w:rFonts w:ascii="Arial" w:hAnsi="Arial" w:cs="Arial"/>
        </w:rPr>
        <w:t xml:space="preserve"> early during </w:t>
      </w:r>
      <w:r w:rsidR="0003228B">
        <w:rPr>
          <w:rFonts w:ascii="Arial" w:hAnsi="Arial" w:cs="Arial"/>
        </w:rPr>
        <w:t>glioblastoma</w:t>
      </w:r>
      <w:r w:rsidR="00C21779">
        <w:rPr>
          <w:rFonts w:ascii="Arial" w:hAnsi="Arial" w:cs="Arial"/>
        </w:rPr>
        <w:t xml:space="preserve"> evolution</w:t>
      </w:r>
      <w:r w:rsidR="00643803">
        <w:rPr>
          <w:rFonts w:ascii="Arial" w:hAnsi="Arial" w:cs="Arial"/>
        </w:rPr>
        <w:t>, may remain dormant</w:t>
      </w:r>
      <w:r w:rsidR="0003228B">
        <w:rPr>
          <w:rFonts w:ascii="Arial" w:hAnsi="Arial" w:cs="Arial"/>
        </w:rPr>
        <w:t xml:space="preserve"> in the normal parenchyma</w:t>
      </w:r>
      <w:r w:rsidR="00643803">
        <w:rPr>
          <w:rFonts w:ascii="Arial" w:hAnsi="Arial" w:cs="Arial"/>
        </w:rPr>
        <w:t>,</w:t>
      </w:r>
      <w:r w:rsidR="00224CCD">
        <w:rPr>
          <w:rFonts w:ascii="Arial" w:hAnsi="Arial" w:cs="Arial"/>
        </w:rPr>
        <w:t xml:space="preserve"> and </w:t>
      </w:r>
      <w:r w:rsidR="00032283">
        <w:rPr>
          <w:rFonts w:ascii="Arial" w:hAnsi="Arial" w:cs="Arial"/>
        </w:rPr>
        <w:t>are</w:t>
      </w:r>
      <w:r w:rsidR="00224CCD">
        <w:rPr>
          <w:rFonts w:ascii="Arial" w:hAnsi="Arial" w:cs="Arial"/>
        </w:rPr>
        <w:t xml:space="preserve"> </w:t>
      </w:r>
      <w:r w:rsidR="00032283">
        <w:rPr>
          <w:rFonts w:ascii="Arial" w:hAnsi="Arial" w:cs="Arial"/>
        </w:rPr>
        <w:t>responsible</w:t>
      </w:r>
      <w:r w:rsidR="00224CCD">
        <w:rPr>
          <w:rFonts w:ascii="Arial" w:hAnsi="Arial" w:cs="Arial"/>
        </w:rPr>
        <w:t xml:space="preserve"> for </w:t>
      </w:r>
      <w:r w:rsidR="00DB69B3">
        <w:rPr>
          <w:rFonts w:ascii="Arial" w:hAnsi="Arial" w:cs="Arial"/>
        </w:rPr>
        <w:t xml:space="preserve">recurrence. </w:t>
      </w:r>
      <w:r w:rsidR="00C21779">
        <w:rPr>
          <w:rFonts w:ascii="Arial" w:hAnsi="Arial" w:cs="Arial"/>
        </w:rPr>
        <w:t>To test this</w:t>
      </w:r>
      <w:r w:rsidR="0024330A">
        <w:rPr>
          <w:rFonts w:ascii="Arial" w:hAnsi="Arial" w:cs="Arial"/>
        </w:rPr>
        <w:t>,</w:t>
      </w:r>
      <w:r w:rsidR="00C21779">
        <w:rPr>
          <w:rFonts w:ascii="Arial" w:hAnsi="Arial" w:cs="Arial"/>
        </w:rPr>
        <w:t xml:space="preserve"> </w:t>
      </w:r>
      <w:r w:rsidR="00032283">
        <w:rPr>
          <w:rFonts w:ascii="Arial" w:hAnsi="Arial" w:cs="Arial"/>
        </w:rPr>
        <w:t>we performed</w:t>
      </w:r>
      <w:r w:rsidR="00DB69B3">
        <w:rPr>
          <w:rFonts w:ascii="Arial" w:hAnsi="Arial" w:cs="Arial"/>
        </w:rPr>
        <w:t xml:space="preserve"> whole-exome </w:t>
      </w:r>
      <w:r w:rsidR="0024330A">
        <w:rPr>
          <w:rFonts w:ascii="Arial" w:hAnsi="Arial" w:cs="Arial"/>
        </w:rPr>
        <w:t xml:space="preserve">sequencing </w:t>
      </w:r>
      <w:r w:rsidR="00DB69B3">
        <w:rPr>
          <w:rFonts w:ascii="Arial" w:hAnsi="Arial" w:cs="Arial"/>
        </w:rPr>
        <w:t>of</w:t>
      </w:r>
      <w:r w:rsidR="004B337B">
        <w:rPr>
          <w:rFonts w:ascii="Arial" w:hAnsi="Arial" w:cs="Arial"/>
        </w:rPr>
        <w:t xml:space="preserve"> </w:t>
      </w:r>
      <w:r w:rsidR="00134F1C">
        <w:rPr>
          <w:rFonts w:ascii="Arial" w:hAnsi="Arial" w:cs="Arial"/>
        </w:rPr>
        <w:t>69</w:t>
      </w:r>
      <w:r w:rsidR="003950ED">
        <w:rPr>
          <w:rFonts w:ascii="Arial" w:hAnsi="Arial" w:cs="Arial"/>
        </w:rPr>
        <w:t xml:space="preserve"> </w:t>
      </w:r>
      <w:r w:rsidR="00DB69B3">
        <w:rPr>
          <w:rFonts w:ascii="Arial" w:hAnsi="Arial" w:cs="Arial"/>
        </w:rPr>
        <w:t xml:space="preserve">multi-region samples </w:t>
      </w:r>
      <w:r w:rsidR="00032283">
        <w:rPr>
          <w:rFonts w:ascii="Arial" w:hAnsi="Arial" w:cs="Arial"/>
        </w:rPr>
        <w:t>collected using fluorescence-guided resection</w:t>
      </w:r>
      <w:r w:rsidR="00032283" w:rsidRPr="00032283">
        <w:rPr>
          <w:rFonts w:ascii="Arial" w:hAnsi="Arial" w:cs="Arial"/>
        </w:rPr>
        <w:t xml:space="preserve"> </w:t>
      </w:r>
      <w:r w:rsidR="00032283">
        <w:rPr>
          <w:rFonts w:ascii="Arial" w:hAnsi="Arial" w:cs="Arial"/>
        </w:rPr>
        <w:t>from</w:t>
      </w:r>
      <w:r w:rsidR="004B337B">
        <w:rPr>
          <w:rFonts w:ascii="Arial" w:hAnsi="Arial" w:cs="Arial"/>
        </w:rPr>
        <w:t xml:space="preserve"> 1</w:t>
      </w:r>
      <w:r w:rsidR="006226B6">
        <w:rPr>
          <w:rFonts w:ascii="Arial" w:hAnsi="Arial" w:cs="Arial"/>
        </w:rPr>
        <w:t>1</w:t>
      </w:r>
      <w:r w:rsidR="00032283">
        <w:rPr>
          <w:rFonts w:ascii="Arial" w:hAnsi="Arial" w:cs="Arial"/>
        </w:rPr>
        <w:t xml:space="preserve"> patients</w:t>
      </w:r>
      <w:r w:rsidR="00DB69B3">
        <w:rPr>
          <w:rFonts w:ascii="Arial" w:hAnsi="Arial" w:cs="Arial"/>
        </w:rPr>
        <w:t xml:space="preserve">, including </w:t>
      </w:r>
      <w:r w:rsidR="00224CCD">
        <w:rPr>
          <w:rFonts w:ascii="Arial" w:hAnsi="Arial" w:cs="Arial"/>
        </w:rPr>
        <w:t xml:space="preserve">the </w:t>
      </w:r>
      <w:r w:rsidR="00C21779">
        <w:rPr>
          <w:rFonts w:ascii="Arial" w:hAnsi="Arial" w:cs="Arial"/>
        </w:rPr>
        <w:t xml:space="preserve">infiltrating </w:t>
      </w:r>
      <w:del w:id="22" w:author="Andrea Sottoriva" w:date="2018-05-02T14:32:00Z">
        <w:r w:rsidR="00C21779" w:rsidDel="00013146">
          <w:rPr>
            <w:rFonts w:ascii="Arial" w:hAnsi="Arial" w:cs="Arial"/>
          </w:rPr>
          <w:delText xml:space="preserve">brain parenchyma </w:delText>
        </w:r>
        <w:r w:rsidR="00224CCD" w:rsidDel="00013146">
          <w:rPr>
            <w:rFonts w:ascii="Arial" w:hAnsi="Arial" w:cs="Arial"/>
          </w:rPr>
          <w:delText>at the margin of the tumour</w:delText>
        </w:r>
        <w:r w:rsidR="00335159" w:rsidDel="00013146">
          <w:rPr>
            <w:rFonts w:ascii="Arial" w:hAnsi="Arial" w:cs="Arial"/>
          </w:rPr>
          <w:delText xml:space="preserve"> resection</w:delText>
        </w:r>
      </w:del>
      <w:ins w:id="23" w:author="Andrea Sottoriva" w:date="2018-05-02T14:32:00Z">
        <w:r w:rsidR="00013146">
          <w:rPr>
            <w:rFonts w:ascii="Arial" w:hAnsi="Arial" w:cs="Arial"/>
          </w:rPr>
          <w:t>tumour margin</w:t>
        </w:r>
      </w:ins>
      <w:r w:rsidR="000A1AD3">
        <w:rPr>
          <w:rFonts w:ascii="Arial" w:hAnsi="Arial" w:cs="Arial"/>
        </w:rPr>
        <w:t xml:space="preserve"> </w:t>
      </w:r>
      <w:r w:rsidR="00342BBD">
        <w:rPr>
          <w:rFonts w:ascii="Arial" w:hAnsi="Arial" w:cs="Arial"/>
        </w:rPr>
        <w:t xml:space="preserve">(M) </w:t>
      </w:r>
      <w:r w:rsidR="00C21779">
        <w:rPr>
          <w:rFonts w:ascii="Arial" w:hAnsi="Arial" w:cs="Arial"/>
        </w:rPr>
        <w:t>and the SVZ</w:t>
      </w:r>
      <w:r w:rsidR="00DB69B3">
        <w:rPr>
          <w:rFonts w:ascii="Arial" w:hAnsi="Arial" w:cs="Arial"/>
        </w:rPr>
        <w:t xml:space="preserve"> </w:t>
      </w:r>
      <w:r w:rsidR="00C21779">
        <w:rPr>
          <w:rFonts w:ascii="Arial" w:hAnsi="Arial" w:cs="Arial"/>
        </w:rPr>
        <w:t>for each case</w:t>
      </w:r>
      <w:r w:rsidR="004B337B">
        <w:rPr>
          <w:rFonts w:ascii="Arial" w:hAnsi="Arial" w:cs="Arial"/>
        </w:rPr>
        <w:t>, as well as matched blood</w:t>
      </w:r>
      <w:r w:rsidR="000A1AD3">
        <w:rPr>
          <w:rFonts w:ascii="Arial" w:hAnsi="Arial" w:cs="Arial"/>
        </w:rPr>
        <w:t>. We used a phylogenomic approach to dissect the spatio-temporal evolution of each tumour and unveil the relation between residual disease and the main tumour mass</w:t>
      </w:r>
      <w:r w:rsidR="00C21779">
        <w:rPr>
          <w:rFonts w:ascii="Arial" w:hAnsi="Arial" w:cs="Arial"/>
        </w:rPr>
        <w:t>.</w:t>
      </w:r>
      <w:r w:rsidR="00DB69B3">
        <w:rPr>
          <w:rFonts w:ascii="Arial" w:hAnsi="Arial" w:cs="Arial"/>
        </w:rPr>
        <w:t xml:space="preserve"> </w:t>
      </w:r>
      <w:r w:rsidR="00C21779">
        <w:rPr>
          <w:rFonts w:ascii="Arial" w:hAnsi="Arial" w:cs="Arial"/>
        </w:rPr>
        <w:t>We also analysed two</w:t>
      </w:r>
      <w:r w:rsidR="00DB69B3">
        <w:rPr>
          <w:rFonts w:ascii="Arial" w:hAnsi="Arial" w:cs="Arial"/>
        </w:rPr>
        <w:t xml:space="preserve"> cases of primary-recurrence samples</w:t>
      </w:r>
      <w:r w:rsidR="00C21779">
        <w:rPr>
          <w:rFonts w:ascii="Arial" w:hAnsi="Arial" w:cs="Arial"/>
        </w:rPr>
        <w:t xml:space="preserve"> with matched residual disease</w:t>
      </w:r>
      <w:r w:rsidR="00DB69B3">
        <w:rPr>
          <w:rFonts w:ascii="Arial" w:hAnsi="Arial" w:cs="Arial"/>
        </w:rPr>
        <w:t xml:space="preserve">. </w:t>
      </w:r>
      <w:r w:rsidR="00BD71A9">
        <w:rPr>
          <w:rFonts w:ascii="Arial" w:hAnsi="Arial" w:cs="Arial"/>
        </w:rPr>
        <w:t>Our results</w:t>
      </w:r>
      <w:r w:rsidR="00DB69B3">
        <w:rPr>
          <w:rFonts w:ascii="Arial" w:hAnsi="Arial" w:cs="Arial"/>
        </w:rPr>
        <w:t xml:space="preserve"> </w:t>
      </w:r>
      <w:r w:rsidR="00643803">
        <w:rPr>
          <w:rFonts w:ascii="Arial" w:hAnsi="Arial" w:cs="Arial"/>
        </w:rPr>
        <w:t>suggest</w:t>
      </w:r>
      <w:r w:rsidR="00DB69B3">
        <w:rPr>
          <w:rFonts w:ascii="Arial" w:hAnsi="Arial" w:cs="Arial"/>
        </w:rPr>
        <w:t xml:space="preserve"> that</w:t>
      </w:r>
      <w:r w:rsidR="008C5A6E">
        <w:rPr>
          <w:rFonts w:ascii="Arial" w:hAnsi="Arial" w:cs="Arial"/>
        </w:rPr>
        <w:t xml:space="preserve"> the infiltrative phenotype </w:t>
      </w:r>
      <w:del w:id="24" w:author="Sara Piccirillo" w:date="2018-04-30T11:22:00Z">
        <w:r w:rsidR="004B337B" w:rsidDel="00337F9A">
          <w:rPr>
            <w:rFonts w:ascii="Arial" w:hAnsi="Arial" w:cs="Arial"/>
          </w:rPr>
          <w:delText>may be</w:delText>
        </w:r>
      </w:del>
      <w:ins w:id="25" w:author="Sara Piccirillo" w:date="2018-04-30T11:22:00Z">
        <w:r w:rsidR="00337F9A">
          <w:rPr>
            <w:rFonts w:ascii="Arial" w:hAnsi="Arial" w:cs="Arial"/>
          </w:rPr>
          <w:t>is</w:t>
        </w:r>
      </w:ins>
      <w:r w:rsidR="008C5A6E">
        <w:rPr>
          <w:rFonts w:ascii="Arial" w:hAnsi="Arial" w:cs="Arial"/>
        </w:rPr>
        <w:t xml:space="preserve"> an early evolutionary trait of </w:t>
      </w:r>
      <w:r w:rsidR="005D47C3">
        <w:rPr>
          <w:rFonts w:ascii="Arial" w:hAnsi="Arial" w:cs="Arial"/>
        </w:rPr>
        <w:t>glioblastoma</w:t>
      </w:r>
      <w:r w:rsidR="0024330A">
        <w:rPr>
          <w:rFonts w:ascii="Arial" w:hAnsi="Arial" w:cs="Arial"/>
        </w:rPr>
        <w:t>,</w:t>
      </w:r>
      <w:r w:rsidR="00DB69B3">
        <w:rPr>
          <w:rFonts w:ascii="Arial" w:hAnsi="Arial" w:cs="Arial"/>
        </w:rPr>
        <w:t xml:space="preserve"> </w:t>
      </w:r>
      <w:r w:rsidR="0024330A">
        <w:rPr>
          <w:rFonts w:ascii="Arial" w:hAnsi="Arial" w:cs="Arial"/>
        </w:rPr>
        <w:t>giving</w:t>
      </w:r>
      <w:r w:rsidR="00DB69B3">
        <w:rPr>
          <w:rFonts w:ascii="Arial" w:hAnsi="Arial" w:cs="Arial"/>
        </w:rPr>
        <w:t xml:space="preserve"> rise to the tumour mass detected at surgery. After treatment, the same </w:t>
      </w:r>
      <w:r w:rsidR="0024330A">
        <w:rPr>
          <w:rFonts w:ascii="Arial" w:hAnsi="Arial" w:cs="Arial"/>
        </w:rPr>
        <w:t xml:space="preserve">infiltrative </w:t>
      </w:r>
      <w:r w:rsidR="00DB69B3">
        <w:rPr>
          <w:rFonts w:ascii="Arial" w:hAnsi="Arial" w:cs="Arial"/>
        </w:rPr>
        <w:t xml:space="preserve">clone may </w:t>
      </w:r>
      <w:r w:rsidR="0024330A">
        <w:rPr>
          <w:rFonts w:ascii="Arial" w:hAnsi="Arial" w:cs="Arial"/>
        </w:rPr>
        <w:t>trigger the growth of a recurrent tumour</w:t>
      </w:r>
      <w:r w:rsidR="005D47C3">
        <w:rPr>
          <w:rFonts w:ascii="Arial" w:hAnsi="Arial" w:cs="Arial"/>
        </w:rPr>
        <w:t>,</w:t>
      </w:r>
      <w:r w:rsidR="00DB69B3">
        <w:rPr>
          <w:rFonts w:ascii="Arial" w:hAnsi="Arial" w:cs="Arial"/>
        </w:rPr>
        <w:t xml:space="preserve"> </w:t>
      </w:r>
      <w:r w:rsidR="005D47C3">
        <w:rPr>
          <w:rFonts w:ascii="Arial" w:hAnsi="Arial" w:cs="Arial"/>
        </w:rPr>
        <w:t xml:space="preserve">thus </w:t>
      </w:r>
      <w:r w:rsidR="00335159">
        <w:rPr>
          <w:rFonts w:ascii="Arial" w:hAnsi="Arial" w:cs="Arial"/>
        </w:rPr>
        <w:t>representing</w:t>
      </w:r>
      <w:r w:rsidR="00DB69B3">
        <w:rPr>
          <w:rFonts w:ascii="Arial" w:hAnsi="Arial" w:cs="Arial"/>
        </w:rPr>
        <w:t xml:space="preserve"> the ‘missing link’ between the primary tumour and the recurrence.</w:t>
      </w:r>
      <w:r w:rsidR="002D7221">
        <w:rPr>
          <w:rFonts w:ascii="Arial" w:hAnsi="Arial" w:cs="Arial"/>
        </w:rPr>
        <w:t xml:space="preserve"> </w:t>
      </w:r>
      <w:r w:rsidR="00DB69B3">
        <w:rPr>
          <w:rFonts w:ascii="Arial" w:hAnsi="Arial" w:cs="Arial"/>
        </w:rPr>
        <w:t xml:space="preserve">These results </w:t>
      </w:r>
      <w:r w:rsidR="005D47C3">
        <w:rPr>
          <w:rFonts w:ascii="Arial" w:hAnsi="Arial" w:cs="Arial"/>
        </w:rPr>
        <w:t xml:space="preserve">are consistent with </w:t>
      </w:r>
      <w:del w:id="26" w:author="Microsoft Office User" w:date="2018-04-25T12:13:00Z">
        <w:r w:rsidR="005D47C3" w:rsidDel="003639A9">
          <w:rPr>
            <w:rFonts w:ascii="Arial" w:hAnsi="Arial" w:cs="Arial"/>
          </w:rPr>
          <w:delText>the peculiar</w:delText>
        </w:r>
      </w:del>
      <w:ins w:id="27" w:author="Microsoft Office User" w:date="2018-04-25T12:13:00Z">
        <w:r w:rsidR="003639A9">
          <w:rPr>
            <w:rFonts w:ascii="Arial" w:hAnsi="Arial" w:cs="Arial"/>
          </w:rPr>
          <w:t>recognised</w:t>
        </w:r>
      </w:ins>
      <w:r w:rsidR="005D47C3">
        <w:rPr>
          <w:rFonts w:ascii="Arial" w:hAnsi="Arial" w:cs="Arial"/>
        </w:rPr>
        <w:t xml:space="preserve"> disease </w:t>
      </w:r>
      <w:r w:rsidR="00335159">
        <w:rPr>
          <w:rFonts w:ascii="Arial" w:hAnsi="Arial" w:cs="Arial"/>
        </w:rPr>
        <w:t>aetiology</w:t>
      </w:r>
      <w:r w:rsidR="005D47C3">
        <w:rPr>
          <w:rFonts w:ascii="Arial" w:hAnsi="Arial" w:cs="Arial"/>
        </w:rPr>
        <w:t xml:space="preserve"> and prognosis </w:t>
      </w:r>
      <w:r w:rsidR="00DB69B3">
        <w:rPr>
          <w:rFonts w:ascii="Arial" w:hAnsi="Arial" w:cs="Arial"/>
        </w:rPr>
        <w:t>and</w:t>
      </w:r>
      <w:r w:rsidR="00003B5A" w:rsidRPr="00156689">
        <w:rPr>
          <w:rFonts w:ascii="Arial" w:hAnsi="Arial" w:cs="Arial"/>
        </w:rPr>
        <w:t xml:space="preserve"> </w:t>
      </w:r>
      <w:r w:rsidR="00335159">
        <w:rPr>
          <w:rFonts w:ascii="Arial" w:hAnsi="Arial" w:cs="Arial"/>
        </w:rPr>
        <w:t>suggest that targeting cells in the infiltrated brain parenchyma may improve</w:t>
      </w:r>
      <w:r w:rsidR="00003B5A" w:rsidRPr="00156689">
        <w:rPr>
          <w:rFonts w:ascii="Arial" w:hAnsi="Arial" w:cs="Arial"/>
        </w:rPr>
        <w:t xml:space="preserve"> patient’s outcome.</w:t>
      </w:r>
    </w:p>
    <w:p w14:paraId="15562F62" w14:textId="3AB8E4D0" w:rsidR="00846BF2" w:rsidRDefault="00283A53" w:rsidP="00156689">
      <w:pPr>
        <w:pStyle w:val="Heading1"/>
      </w:pPr>
      <w:r>
        <w:lastRenderedPageBreak/>
        <w:t>Introduction</w:t>
      </w:r>
    </w:p>
    <w:p w14:paraId="3620AABB" w14:textId="3A36050C" w:rsidR="00BF66C1" w:rsidRDefault="0003228B">
      <w:pPr>
        <w:jc w:val="both"/>
        <w:rPr>
          <w:ins w:id="28" w:author="Sara Piccirillo" w:date="2018-04-30T17:38:00Z"/>
          <w:rFonts w:ascii="Arial" w:hAnsi="Arial" w:cs="Arial"/>
        </w:rPr>
        <w:pPrChange w:id="29" w:author="Microsoft Office User" w:date="2018-04-25T12:24:00Z">
          <w:pPr/>
        </w:pPrChange>
      </w:pPr>
      <w:r>
        <w:rPr>
          <w:rFonts w:ascii="Arial" w:hAnsi="Arial" w:cs="Arial"/>
        </w:rPr>
        <w:t>Glioblastoma</w:t>
      </w:r>
      <w:ins w:id="30" w:author="Microsoft Office User" w:date="2018-04-25T12:16:00Z">
        <w:r w:rsidR="00D815A6">
          <w:rPr>
            <w:rFonts w:ascii="Arial" w:hAnsi="Arial" w:cs="Arial"/>
          </w:rPr>
          <w:t xml:space="preserve"> (GB)</w:t>
        </w:r>
      </w:ins>
      <w:r w:rsidR="00407C5D" w:rsidRPr="00BF0775">
        <w:rPr>
          <w:rFonts w:ascii="Arial" w:hAnsi="Arial" w:cs="Arial"/>
        </w:rPr>
        <w:t xml:space="preserve"> </w:t>
      </w:r>
      <w:r>
        <w:rPr>
          <w:rFonts w:ascii="Arial" w:hAnsi="Arial" w:cs="Arial"/>
        </w:rPr>
        <w:t>is a lethal brain cancer against which effective therapeutic options are lacking</w:t>
      </w:r>
      <w:r w:rsidR="00E563F7">
        <w:rPr>
          <w:rFonts w:ascii="Arial" w:hAnsi="Arial" w:cs="Arial"/>
        </w:rPr>
        <w:t xml:space="preserve"> </w:t>
      </w:r>
      <w:r w:rsidR="00407C5D">
        <w:rPr>
          <w:rFonts w:ascii="Arial" w:hAnsi="Arial" w:cs="Arial"/>
        </w:rPr>
        <w:fldChar w:fldCharType="begin"/>
      </w:r>
      <w:r w:rsidR="00E563F7">
        <w:rPr>
          <w:rFonts w:ascii="Arial" w:hAnsi="Arial" w:cs="Arial"/>
        </w:rPr>
        <w:instrText xml:space="preserve"> ADDIN PAPERS2_CITATIONS &lt;citation&gt;&lt;uuid&gt;4C6DC68A-3742-4336-9CED-29A9B8437657&lt;/uuid&gt;&lt;priority&gt;0&lt;/priority&gt;&lt;publications&gt;&lt;publication&gt;&lt;volume&gt;352&lt;/volume&gt;&lt;publication_date&gt;99200500001200000000200000&lt;/publication_date&gt;&lt;number&gt;10&lt;/number&gt;&lt;startpage&gt;987&lt;/startpage&gt;&lt;title&gt;Radiotherapy plus Concomitant and Adjuvant Temozolomide for Glioblastoma — NEJM&lt;/title&gt;&lt;uuid&gt;0712909C-D9BC-4D17-8314-CE0CB1019F52&lt;/uuid&gt;&lt;subtype&gt;400&lt;/subtype&gt;&lt;endpage&gt;996&lt;/endpage&gt;&lt;type&gt;400&lt;/type&gt;&lt;url&gt;http://www.nejm.org/doi/full/10.1056/NEJMoa043330&lt;/url&gt;&lt;bundle&gt;&lt;publication&gt;&lt;publisher&gt;Massachusetts Medical Society&lt;/publisher&gt;&lt;url&gt;http://www.nejm.org&lt;/url&gt;&lt;title&gt;New England Journal of Medicine&lt;/title&gt;&lt;type&gt;-100&lt;/type&gt;&lt;subtype&gt;-100&lt;/subtype&gt;&lt;uuid&gt;A8931C1F-CB29-4F9E-8FB7-CC27D7DC8276&lt;/uuid&gt;&lt;/publication&gt;&lt;/bundle&gt;&lt;authors&gt;&lt;author&gt;&lt;firstName&gt;R&lt;/firstName&gt;&lt;lastName&gt;Stupp&lt;/lastName&gt;&lt;/author&gt;&lt;author&gt;&lt;firstName&gt;W&lt;/firstName&gt;&lt;middleNames&gt;P&lt;/middleNames&gt;&lt;lastName&gt;Mason&lt;/lastName&gt;&lt;/author&gt;&lt;author&gt;&lt;lastName&gt;Bent&lt;/lastName&gt;&lt;nonDroppingParticle&gt;Van Den&lt;/nonDroppingParticle&gt;&lt;firstName&gt;M&lt;/firstName&gt;&lt;middleNames&gt;J&lt;/middleNames&gt;&lt;/author&gt;&lt;/authors&gt;&lt;/publication&gt;&lt;/publications&gt;&lt;cites&gt;&lt;/cites&gt;&lt;/citation&gt;</w:instrText>
      </w:r>
      <w:r w:rsidR="00407C5D">
        <w:rPr>
          <w:rFonts w:ascii="Arial" w:hAnsi="Arial" w:cs="Arial"/>
        </w:rPr>
        <w:fldChar w:fldCharType="separate"/>
      </w:r>
      <w:r w:rsidR="005E73A2">
        <w:rPr>
          <w:rFonts w:ascii="Helvetica" w:hAnsi="Helvetica" w:cs="Helvetica"/>
        </w:rPr>
        <w:t>[1]</w:t>
      </w:r>
      <w:r w:rsidR="00407C5D">
        <w:rPr>
          <w:rFonts w:ascii="Arial" w:hAnsi="Arial" w:cs="Arial"/>
        </w:rPr>
        <w:fldChar w:fldCharType="end"/>
      </w:r>
      <w:ins w:id="31" w:author="Microsoft Office User" w:date="2018-04-25T12:17:00Z">
        <w:r w:rsidR="00D815A6">
          <w:rPr>
            <w:rFonts w:ascii="Arial" w:hAnsi="Arial" w:cs="Arial"/>
          </w:rPr>
          <w:t>. The disease is</w:t>
        </w:r>
      </w:ins>
      <w:del w:id="32" w:author="Microsoft Office User" w:date="2018-04-25T12:17:00Z">
        <w:r w:rsidDel="00D815A6">
          <w:rPr>
            <w:rFonts w:ascii="Arial" w:hAnsi="Arial" w:cs="Arial"/>
          </w:rPr>
          <w:delText xml:space="preserve"> and that</w:delText>
        </w:r>
        <w:r w:rsidR="00407C5D" w:rsidDel="00D815A6">
          <w:rPr>
            <w:rFonts w:ascii="Arial" w:hAnsi="Arial" w:cs="Arial"/>
          </w:rPr>
          <w:delText xml:space="preserve"> is</w:delText>
        </w:r>
      </w:del>
      <w:r w:rsidR="00407C5D">
        <w:rPr>
          <w:rFonts w:ascii="Arial" w:hAnsi="Arial" w:cs="Arial"/>
        </w:rPr>
        <w:t xml:space="preserve"> characterised by </w:t>
      </w:r>
      <w:del w:id="33" w:author="Microsoft Office User" w:date="2018-04-25T12:14:00Z">
        <w:r w:rsidR="00407C5D" w:rsidDel="00D815A6">
          <w:rPr>
            <w:rFonts w:ascii="Arial" w:hAnsi="Arial" w:cs="Arial"/>
          </w:rPr>
          <w:delText>extensive inter-patient variation</w:delText>
        </w:r>
      </w:del>
      <w:ins w:id="34" w:author="Microsoft Office User" w:date="2018-04-25T12:14:00Z">
        <w:r w:rsidR="00D815A6">
          <w:rPr>
            <w:rFonts w:ascii="Arial" w:hAnsi="Arial" w:cs="Arial"/>
          </w:rPr>
          <w:t>variegated clinical phenotypes</w:t>
        </w:r>
      </w:ins>
      <w:r w:rsidR="008009F0">
        <w:rPr>
          <w:rFonts w:ascii="Arial" w:hAnsi="Arial" w:cs="Arial"/>
        </w:rPr>
        <w:t xml:space="preserve"> </w:t>
      </w:r>
      <w:r w:rsidR="00407C5D">
        <w:rPr>
          <w:rFonts w:ascii="Arial" w:hAnsi="Arial" w:cs="Arial"/>
        </w:rPr>
        <w:fldChar w:fldCharType="begin"/>
      </w:r>
      <w:r w:rsidR="00E563F7">
        <w:rPr>
          <w:rFonts w:ascii="Arial" w:hAnsi="Arial" w:cs="Arial"/>
        </w:rPr>
        <w:instrText xml:space="preserve"> ADDIN PAPERS2_CITATIONS &lt;citation&gt;&lt;uuid&gt;73F37CB9-5242-4BC1-830E-537071D56F2A&lt;/uuid&gt;&lt;priority&gt;0&lt;/priority&gt;&lt;publications&gt;&lt;publication&gt;&lt;uuid&gt;CE36F691-432A-44B7-9706-257B83619062&lt;/uuid&gt;&lt;volume&gt;455&lt;/volume&gt;&lt;doi&gt;doi:10.1038/nature07385&lt;/doi&gt;&lt;startpage&gt;1061&lt;/startpage&gt;&lt;publication_date&gt;99200810231200000000222000&lt;/publication_date&gt;&lt;url&gt;http://www.nature.com/doifinder/10.1038/nature07385&lt;/url&gt;&lt;type&gt;400&lt;/type&gt;&lt;title&gt;Comprehensive genomic characterization defines human glioblastoma genes and core pathways&lt;/title&gt;&lt;publisher&gt;Nature Publishing Group&lt;/publisher&gt;&lt;number&gt;7216&lt;/number&gt;&lt;subtype&gt;400&lt;/subtype&gt;&lt;endpage&gt;1068&lt;/endpage&gt;&lt;bundle&gt;&lt;publication&gt;&lt;publisher&gt;Nature Publishing Group&lt;/publisher&gt;&lt;url&gt;http://www.nature.com&lt;/url&gt;&lt;title&gt;Nature&lt;/title&gt;&lt;type&gt;-100&lt;/type&gt;&lt;subtype&gt;-100&lt;/subtype&gt;&lt;uuid&gt;154092CB-EEBC-493C-8B91-621F9E8CA19C&lt;/uuid&gt;&lt;/publication&gt;&lt;/bundle&gt;&lt;authors&gt;&lt;author&gt;&lt;firstName&gt;Roger&lt;/firstName&gt;&lt;lastName&gt;McLendon&lt;/lastName&gt;&lt;/author&gt;&lt;author&gt;&lt;firstName&gt;Allan&lt;/firstName&gt;&lt;lastName&gt;Friedman&lt;/lastName&gt;&lt;/author&gt;&lt;author&gt;&lt;firstName&gt;Darrell&lt;/firstName&gt;&lt;lastName&gt;Bigner&lt;/lastName&gt;&lt;/author&gt;&lt;author&gt;&lt;lastName&gt;Meir&lt;/lastName&gt;&lt;nonDroppingParticle&gt;Van&lt;/nonDroppingParticle&gt;&lt;firstName&gt;Erwin&lt;/firstName&gt;&lt;middleNames&gt;G&lt;/middleNames&gt;&lt;/author&gt;&lt;author&gt;&lt;firstName&gt;Daniel&lt;/firstName&gt;&lt;middleNames&gt;J&lt;/middleNames&gt;&lt;lastName&gt;Brat&lt;/lastName&gt;&lt;/author&gt;&lt;author&gt;&lt;firstName&gt;Gena&lt;/firstName&gt;&lt;middleNames&gt;M&lt;/middleNames&gt;&lt;lastName&gt;Mastrogianakis&lt;/lastName&gt;&lt;/author&gt;&lt;author&gt;&lt;firstName&gt;Jeffrey&lt;/firstName&gt;&lt;middleNames&gt;J&lt;/middleNames&gt;&lt;lastName&gt;Olson&lt;/lastName&gt;&lt;/author&gt;&lt;author&gt;&lt;firstName&gt;Tom&lt;/firstName&gt;&lt;lastName&gt;Mikkelsen&lt;/lastName&gt;&lt;/author&gt;&lt;author&gt;&lt;firstName&gt;Norman&lt;/firstName&gt;&lt;lastName&gt;Lehman&lt;/lastName&gt;&lt;/author&gt;&lt;author&gt;&lt;firstName&gt;Ken&lt;/firstName&gt;&lt;lastName&gt;Aldape&lt;/lastName&gt;&lt;/author&gt;&lt;author&gt;&lt;firstName&gt;W&lt;/firstName&gt;&lt;middleNames&gt;K Alfred&lt;/middleNames&gt;&lt;lastName&gt;Yung&lt;/lastName&gt;&lt;/author&gt;&lt;author&gt;&lt;firstName&gt;Oliver&lt;/firstName&gt;&lt;lastName&gt;Bogler&lt;/lastName&gt;&lt;/author&gt;&lt;author&gt;&lt;firstName&gt;Scott&lt;/firstName&gt;&lt;lastName&gt;VandenBerg&lt;/lastName&gt;&lt;/author&gt;&lt;author&gt;&lt;firstName&gt;Mitchel&lt;/firstName&gt;&lt;lastName&gt;Berger&lt;/lastName&gt;&lt;/author&gt;&lt;author&gt;&lt;firstName&gt;Michael&lt;/firstName&gt;&lt;lastName&gt;Prados&lt;/lastName&gt;&lt;/author&gt;&lt;author&gt;&lt;firstName&gt;Donna&lt;/firstName&gt;&lt;lastName&gt;Muzny&lt;/lastName&gt;&lt;/author&gt;&lt;author&gt;&lt;firstName&gt;Margaret&lt;/firstName&gt;&lt;lastName&gt;Morgan&lt;/lastName&gt;&lt;/author&gt;&lt;author&gt;&lt;firstName&gt;Steve&lt;/firstName&gt;&lt;lastName&gt;Scherer&lt;/lastName&gt;&lt;/author&gt;&lt;author&gt;&lt;firstName&gt;Aniko&lt;/firstName&gt;&lt;lastName&gt;Sabo&lt;/lastName&gt;&lt;/author&gt;&lt;author&gt;&lt;firstName&gt;Lynn&lt;/firstName&gt;&lt;lastName&gt;Nazareth&lt;/lastName&gt;&lt;/author&gt;&lt;author&gt;&lt;firstName&gt;Lora&lt;/firstName&gt;&lt;lastName&gt;Lewis&lt;/lastName&gt;&lt;/author&gt;&lt;author&gt;&lt;firstName&gt;Otis&lt;/firstName&gt;&lt;lastName&gt;Hall&lt;/lastName&gt;&lt;/author&gt;&lt;author&gt;&lt;firstName&gt;Yiming&lt;/firstName&gt;&lt;lastName&gt;Zhu&lt;/lastName&gt;&lt;/author&gt;&lt;author&gt;&lt;firstName&gt;Yanru&lt;/firstName&gt;&lt;lastName&gt;Ren&lt;/lastName&gt;&lt;/author&gt;&lt;author&gt;&lt;firstName&gt;Omar&lt;/firstName&gt;&lt;lastName&gt;Alvi&lt;/lastName&gt;&lt;/author&gt;&lt;author&gt;&lt;firstName&gt;Jiqiang&lt;/firstName&gt;&lt;lastName&gt;Yao&lt;/lastName&gt;&lt;/author&gt;&lt;author&gt;&lt;firstName&gt;Alicia&lt;/firstName&gt;&lt;lastName&gt;Hawes&lt;/lastName&gt;&lt;/author&gt;&lt;author&gt;&lt;firstName&gt;Shalini&lt;/firstName&gt;&lt;lastName&gt;Jhangiani&lt;/lastName&gt;&lt;/author&gt;&lt;author&gt;&lt;firstName&gt;Gerald&lt;/firstName&gt;&lt;lastName&gt;Fowler&lt;/lastName&gt;&lt;/author&gt;&lt;author&gt;&lt;firstName&gt;Anthony&lt;/firstName&gt;&lt;middleNames&gt;San&lt;/middleNames&gt;&lt;lastName&gt;Lucas&lt;/lastName&gt;&lt;/author&gt;&lt;author&gt;&lt;firstName&gt;Christie&lt;/firstName&gt;&lt;lastName&gt;Kovar&lt;/lastName&gt;&lt;/author&gt;&lt;author&gt;&lt;firstName&gt;Andrew&lt;/firstName&gt;&lt;lastName&gt;Cree&lt;/lastName&gt;&lt;/author&gt;&lt;author&gt;&lt;firstName&gt;Huyen&lt;/firstName&gt;&lt;lastName&gt;Dinh&lt;/lastName&gt;&lt;/author&gt;&lt;author&gt;&lt;firstName&gt;Jireh&lt;/firstName&gt;&lt;lastName&gt;Santibanez&lt;/lastName&gt;&lt;/author&gt;&lt;author&gt;&lt;firstName&gt;Vandita&lt;/firstName&gt;&lt;lastName&gt;Joshi&lt;/lastName&gt;&lt;/author&gt;&lt;author&gt;&lt;firstName&gt;Manuel&lt;/firstName&gt;&lt;middleNames&gt;L&lt;/middleNames&gt;&lt;lastName&gt;Gonzalez-Garay&lt;/lastName&gt;&lt;/author&gt;&lt;author&gt;&lt;firstName&gt;Christopher&lt;/firstName&gt;&lt;middleNames&gt;A&lt;/middleNames&gt;&lt;lastName&gt;Miller&lt;/lastName&gt;&lt;/author&gt;&lt;author&gt;&lt;firstName&gt;Aleksandar&lt;/firstName&gt;&lt;lastName&gt;Milosavljevic&lt;/lastName&gt;&lt;/author&gt;&lt;author&gt;&lt;firstName&gt;Larry&lt;/firstName&gt;&lt;lastName&gt;Donehower&lt;/lastName&gt;&lt;/author&gt;&lt;author&gt;&lt;firstName&gt;David&lt;/firstName&gt;&lt;middleNames&gt;A&lt;/middleNames&gt;&lt;lastName&gt;Wheeler&lt;/lastName&gt;&lt;/author&gt;&lt;author&gt;&lt;firstName&gt;Richard&lt;/firstName&gt;&lt;middleNames&gt;A&lt;/middleNames&gt;&lt;lastName&gt;Gibbs&lt;/lastName&gt;&lt;/author&gt;&lt;author&gt;&lt;firstName&gt;Kristian&lt;/firstName&gt;&lt;lastName&gt;Cibulskis&lt;/lastName&gt;&lt;/author&gt;&lt;author&gt;&lt;firstName&gt;Carrie&lt;/firstName&gt;&lt;lastName&gt;Sougnez&lt;/lastName&gt;&lt;/author&gt;&lt;author&gt;&lt;firstName&gt;Tim&lt;/firstName&gt;&lt;lastName&gt;Fennell&lt;/lastName&gt;&lt;/author&gt;&lt;author&gt;&lt;firstName&gt;Scott&lt;/firstName&gt;&lt;lastName&gt;Mahan&lt;/lastName&gt;&lt;/author&gt;&lt;author&gt;&lt;firstName&gt;Jane&lt;/firstName&gt;&lt;lastName&gt;Wilkinson&lt;/lastName&gt;&lt;/author&gt;&lt;author&gt;&lt;firstName&gt;Liuda&lt;/firstName&gt;&lt;lastName&gt;Ziaugra&lt;/lastName&gt;&lt;/author&gt;&lt;author&gt;&lt;firstName&gt;Robert&lt;/firstName&gt;&lt;lastName&gt;Onofrio&lt;/lastName&gt;&lt;/author&gt;&lt;author&gt;&lt;firstName&gt;Toby&lt;/firstName&gt;&lt;lastName&gt;Bloom&lt;/lastName&gt;&lt;/author&gt;&lt;author&gt;&lt;firstName&gt;Rob&lt;/firstName&gt;&lt;lastName&gt;Nicol&lt;/lastName&gt;&lt;/author&gt;&lt;author&gt;&lt;firstName&gt;Kristin&lt;/firstName&gt;&lt;lastName&gt;Ardlie&lt;/lastName&gt;&lt;/author&gt;&lt;author&gt;&lt;firstName&gt;Jennifer&lt;/firstName&gt;&lt;lastName&gt;Baldwin&lt;/lastName&gt;&lt;/author&gt;&lt;author&gt;&lt;firstName&gt;Stacey&lt;/firstName&gt;&lt;lastName&gt;Gabriel&lt;/lastName&gt;&lt;/author&gt;&lt;author&gt;&lt;firstName&gt;Eric&lt;/firstName&gt;&lt;middleNames&gt;S&lt;/middleNames&gt;&lt;lastName&gt;Lander&lt;/lastName&gt;&lt;/author&gt;&lt;author&gt;&lt;firstName&gt;Li&lt;/firstName&gt;&lt;lastName&gt;Ding&lt;/lastName&gt;&lt;/author&gt;&lt;author&gt;&lt;firstName&gt;Robert&lt;/firstName&gt;&lt;middleNames&gt;S&lt;/middleNames&gt;&lt;lastName&gt;Fulton&lt;/lastName&gt;&lt;/author&gt;&lt;author&gt;&lt;firstName&gt;Michael&lt;/firstName&gt;&lt;middleNames&gt;D&lt;/middleNames&gt;&lt;lastName&gt;McLellan&lt;/lastName&gt;&lt;/author&gt;&lt;author&gt;&lt;firstName&gt;John&lt;/firstName&gt;&lt;lastName&gt;Wallis&lt;/lastName&gt;&lt;/author&gt;&lt;author&gt;&lt;firstName&gt;David&lt;/firstName&gt;&lt;middleNames&gt;E&lt;/middleNames&gt;&lt;lastName&gt;Larson&lt;/lastName&gt;&lt;/author&gt;&lt;author&gt;&lt;firstName&gt;Xiaoqi&lt;/firstName&gt;&lt;lastName&gt;Shi&lt;/lastName&gt;&lt;/author&gt;&lt;author&gt;&lt;firstName&gt;Rachel&lt;/firstName&gt;&lt;lastName&gt;Abbott&lt;/lastName&gt;&lt;/author&gt;&lt;author&gt;&lt;firstName&gt;Lucinda&lt;/firstName&gt;&lt;lastName&gt;Fulton&lt;/lastName&gt;&lt;/author&gt;&lt;author&gt;&lt;firstName&gt;Ken&lt;/firstName&gt;&lt;lastName&gt;Chen&lt;/lastName&gt;&lt;/author&gt;&lt;author&gt;&lt;firstName&gt;Daniel&lt;/firstName&gt;&lt;middleNames&gt;C&lt;/middleNames&gt;&lt;lastName&gt;Koboldt&lt;/lastName&gt;&lt;/author&gt;&lt;author&gt;&lt;firstName&gt;Michael&lt;/firstName&gt;&lt;middleNames&gt;C&lt;/middleNames&gt;&lt;lastName&gt;Wendl&lt;/lastName&gt;&lt;/author&gt;&lt;author&gt;&lt;firstName&gt;Rick&lt;/firstName&gt;&lt;lastName&gt;Meyer&lt;/lastName&gt;&lt;/author&gt;&lt;author&gt;&lt;firstName&gt;Yuzhu&lt;/firstName&gt;&lt;lastName&gt;Tang&lt;/lastName&gt;&lt;/author&gt;&lt;author&gt;&lt;firstName&gt;Ling&lt;/firstName&gt;&lt;lastName&gt;Lin&lt;/lastName&gt;&lt;/author&gt;&lt;author&gt;&lt;firstName&gt;John&lt;/firstName&gt;&lt;middleNames&gt;R&lt;/middleNames&gt;&lt;lastName&gt;Osborne&lt;/lastName&gt;&lt;/author&gt;&lt;author&gt;&lt;firstName&gt;Brian&lt;/firstName&gt;&lt;middleNames&gt;H&lt;/middleNames&gt;&lt;lastName&gt;Dunford-Shore&lt;/lastName&gt;&lt;/author&gt;&lt;author&gt;&lt;firstName&gt;Tracie&lt;/firstName&gt;&lt;middleNames&gt;L&lt;/middleNames&gt;&lt;lastName&gt;Miner&lt;/lastName&gt;&lt;/author&gt;&lt;author&gt;&lt;firstName&gt;Kim&lt;/firstName&gt;&lt;lastName&gt;Delehaunty&lt;/lastName&gt;&lt;/author&gt;&lt;author&gt;&lt;firstName&gt;Chris&lt;/firstName&gt;&lt;lastName&gt;Markovic&lt;/lastName&gt;&lt;/author&gt;&lt;author&gt;&lt;firstName&gt;Gary&lt;/firstName&gt;&lt;lastName&gt;Swift&lt;/lastName&gt;&lt;/author&gt;&lt;author&gt;&lt;firstName&gt;William&lt;/firstName&gt;&lt;lastName&gt;Courtney&lt;/lastName&gt;&lt;/author&gt;&lt;author&gt;&lt;firstName&gt;Craig&lt;/firstName&gt;&lt;lastName&gt;Pohl&lt;/lastName&gt;&lt;/author&gt;&lt;author&gt;&lt;firstName&gt;Scott&lt;/firstName&gt;&lt;lastName&gt;Abbott&lt;/lastName&gt;&lt;/author&gt;&lt;author&gt;&lt;firstName&gt;Amy&lt;/firstName&gt;&lt;lastName&gt;Hawkins&lt;/lastName&gt;&lt;/author&gt;&lt;author&gt;&lt;firstName&gt;Shin&lt;/firstName&gt;&lt;lastName&gt;Leong&lt;/lastName&gt;&lt;/author&gt;&lt;author&gt;&lt;firstName&gt;Carrie&lt;/firstName&gt;&lt;lastName&gt;Haipek&lt;/lastName&gt;&lt;/author&gt;&lt;author&gt;&lt;firstName&gt;Heather&lt;/firstName&gt;&lt;lastName&gt;Schmidt&lt;/lastName&gt;&lt;/author&gt;&lt;author&gt;&lt;firstName&gt;Maddy&lt;/firstName&gt;&lt;lastName&gt;Wiechert&lt;/lastName&gt;&lt;/author&gt;&lt;author&gt;&lt;firstName&gt;Tammi&lt;/firstName&gt;&lt;lastName&gt;Vickery&lt;/lastName&gt;&lt;/author&gt;&lt;author&gt;&lt;firstName&gt;Sacha&lt;/firstName&gt;&lt;lastName&gt;Scott&lt;/lastName&gt;&lt;/author&gt;&lt;author&gt;&lt;firstName&gt;David&lt;/firstName&gt;&lt;middleNames&gt;J&lt;/middleNames&gt;&lt;lastName&gt;Dooling&lt;/lastName&gt;&lt;/author&gt;&lt;author&gt;&lt;firstName&gt;Asif&lt;/firstName&gt;&lt;lastName&gt;Chinwalla&lt;/lastName&gt;&lt;/author&gt;&lt;author&gt;&lt;firstName&gt;George&lt;/firstName&gt;&lt;middleNames&gt;M&lt;/middleNames&gt;&lt;lastName&gt;Weinstock&lt;/lastName&gt;&lt;/author&gt;&lt;author&gt;&lt;firstName&gt;Elaine&lt;/firstName&gt;&lt;middleNames&gt;R&lt;/middleNames&gt;&lt;lastName&gt;Mardis&lt;/lastName&gt;&lt;/author&gt;&lt;author&gt;&lt;firstName&gt;Richard&lt;/firstName&gt;&lt;middleNames&gt;K&lt;/middleNames&gt;&lt;lastName&gt;Wilson&lt;/lastName&gt;&lt;/author&gt;&lt;author&gt;&lt;firstName&gt;Gad&lt;/firstName&gt;&lt;lastName&gt;Getz&lt;/lastName&gt;&lt;/author&gt;&lt;author&gt;&lt;firstName&gt;Wendy&lt;/firstName&gt;&lt;lastName&gt;Winckler&lt;/lastName&gt;&lt;/author&gt;&lt;author&gt;&lt;firstName&gt;Roel&lt;/firstName&gt;&lt;middleNames&gt;G W&lt;/middleNames&gt;&lt;lastName&gt;Verhaak&lt;/lastName&gt;&lt;/author&gt;&lt;author&gt;&lt;firstName&gt;Michael&lt;/firstName&gt;&lt;middleNames&gt;S&lt;/middleNames&gt;&lt;lastName&gt;Lawrence&lt;/lastName&gt;&lt;/author&gt;&lt;author&gt;&lt;firstName&gt;Michael&lt;/firstName&gt;&lt;lastName&gt;O’Kelly&lt;/lastName&gt;&lt;/author&gt;&lt;author&gt;&lt;firstName&gt;Jim&lt;/firstName&gt;&lt;lastName&gt;Robinson&lt;/lastName&gt;&lt;/author&gt;&lt;author&gt;&lt;firstName&gt;Gabriele&lt;/firstName&gt;&lt;lastName&gt;Alexe&lt;/lastName&gt;&lt;/author&gt;&lt;author&gt;&lt;firstName&gt;Rameen&lt;/firstName&gt;&lt;lastName&gt;Beroukhim&lt;/lastName&gt;&lt;/author&gt;&lt;author&gt;&lt;firstName&gt;Scott&lt;/firstName&gt;&lt;lastName&gt;Carter&lt;/lastName&gt;&lt;/author&gt;&lt;author&gt;&lt;firstName&gt;Derek&lt;/firstName&gt;&lt;lastName&gt;Chiang&lt;/lastName&gt;&lt;/author&gt;&lt;author&gt;&lt;firstName&gt;Josh&lt;/firstName&gt;&lt;lastName&gt;Gould&lt;/lastName&gt;&lt;/author&gt;&lt;author&gt;&lt;firstName&gt;Supriya&lt;/firstName&gt;&lt;lastName&gt;Gupta&lt;/lastName&gt;&lt;/author&gt;&lt;author&gt;&lt;firstName&gt;Josh&lt;/firstName&gt;&lt;lastName&gt;Korn&lt;/lastName&gt;&lt;/author&gt;&lt;author&gt;&lt;firstName&gt;Craig&lt;/firstName&gt;&lt;lastName&gt;Mermel&lt;/lastName&gt;&lt;/author&gt;&lt;author&gt;&lt;firstName&gt;Jill&lt;/firstName&gt;&lt;lastName&gt;Mesirov&lt;/lastName&gt;&lt;/author&gt;&lt;author&gt;&lt;firstName&gt;Stefano&lt;/firstName&gt;&lt;lastName&gt;Monti&lt;/lastName&gt;&lt;/author&gt;&lt;author&gt;&lt;firstName&gt;Huy&lt;/firstName&gt;&lt;lastName&gt;Nguyen&lt;/lastName&gt;&lt;/author&gt;&lt;author&gt;&lt;firstName&gt;Melissa&lt;/firstName&gt;&lt;lastName&gt;Parkin&lt;/lastName&gt;&lt;/author&gt;&lt;author&gt;&lt;firstName&gt;Michael&lt;/firstName&gt;&lt;lastName&gt;Reich&lt;/lastName&gt;&lt;/author&gt;&lt;author&gt;&lt;firstName&gt;Nicolas&lt;/firstName&gt;&lt;lastName&gt;Stransky&lt;/lastName&gt;&lt;/author&gt;&lt;author&gt;&lt;firstName&gt;Barbara&lt;/firstName&gt;&lt;middleNames&gt;A&lt;/middleNames&gt;&lt;lastName&gt;Weir&lt;/lastName&gt;&lt;/author&gt;&lt;author&gt;&lt;firstName&gt;Levi&lt;/firstName&gt;&lt;lastName&gt;Garraway&lt;/lastName&gt;&lt;/author&gt;&lt;author&gt;&lt;firstName&gt;Todd&lt;/firstName&gt;&lt;lastName&gt;Golub&lt;/lastName&gt;&lt;/author&gt;&lt;author&gt;&lt;firstName&gt;Matthew&lt;/firstName&gt;&lt;lastName&gt;Meyerson&lt;/lastName&gt;&lt;/author&gt;&lt;author&gt;&lt;firstName&gt;Lynda&lt;/firstName&gt;&lt;lastName&gt;Chin&lt;/lastName&gt;&lt;/author&gt;&lt;author&gt;&lt;firstName&gt;Alexei&lt;/firstName&gt;&lt;lastName&gt;Protopopov&lt;/lastName&gt;&lt;/author&gt;&lt;author&gt;&lt;firstName&gt;Jianhua&lt;/firstName&gt;&lt;lastName&gt;Zhang&lt;/lastName&gt;&lt;/author&gt;&lt;author&gt;&lt;firstName&gt;Ilana&lt;/firstName&gt;&lt;lastName&gt;Perna&lt;/lastName&gt;&lt;/author&gt;&lt;author&gt;&lt;firstName&gt;Sandy&lt;/firstName&gt;&lt;lastName&gt;Aronson&lt;/lastName&gt;&lt;/author&gt;&lt;author&gt;&lt;firstName&gt;Narayan&lt;/firstName&gt;&lt;lastName&gt;Sathiamoorthy&lt;/lastName&gt;&lt;/author&gt;&lt;author&gt;&lt;firstName&gt;Georgia&lt;/firstName&gt;&lt;lastName&gt;Ren&lt;/lastName&gt;&lt;/author&gt;&lt;author&gt;&lt;firstName&gt;Jun&lt;/firstName&gt;&lt;lastName&gt;Yao&lt;/lastName&gt;&lt;/author&gt;&lt;author&gt;&lt;firstName&gt;W&lt;/firstName&gt;&lt;middleNames&gt;Ruprecht&lt;/middleNames&gt;&lt;lastName&gt;Wiedemeyer&lt;/lastName&gt;&lt;/author&gt;&lt;author&gt;&lt;firstName&gt;Hyunsoo&lt;/firstName&gt;&lt;lastName&gt;Kim&lt;/lastName&gt;&lt;/author&gt;&lt;author&gt;&lt;firstName&gt;Sek&lt;/firstName&gt;&lt;middleNames&gt;Won&lt;/middleNames&gt;&lt;lastName&gt;Kong&lt;/lastName&gt;&lt;/author&gt;&lt;author&gt;&lt;firstName&gt;Yonghong&lt;/firstName&gt;&lt;lastName&gt;Xiao&lt;/lastName&gt;&lt;/author&gt;&lt;author&gt;&lt;firstName&gt;Isaac&lt;/firstName&gt;&lt;middleNames&gt;S&lt;/middleNames&gt;&lt;lastName&gt;Kohane&lt;/lastName&gt;&lt;/author&gt;&lt;author&gt;&lt;firstName&gt;Jon&lt;/firstName&gt;&lt;lastName&gt;Seidman&lt;/lastName&gt;&lt;/author&gt;&lt;author&gt;&lt;firstName&gt;Peter&lt;/firstName&gt;&lt;middleNames&gt;J&lt;/middleNames&gt;&lt;lastName&gt;Park&lt;/lastName&gt;&lt;/author&gt;&lt;author&gt;&lt;firstName&gt;Raju&lt;/firstName&gt;&lt;lastName&gt;Kucherlapati&lt;/lastName&gt;&lt;/author&gt;&lt;author&gt;&lt;firstName&gt;Peter&lt;/firstName&gt;&lt;middleNames&gt;W&lt;/middleNames&gt;&lt;lastName&gt;Laird&lt;/lastName&gt;&lt;/author&gt;&lt;author&gt;&lt;firstName&gt;Leslie&lt;/firstName&gt;&lt;lastName&gt;Cope&lt;/lastName&gt;&lt;/author&gt;&lt;author&gt;&lt;firstName&gt;James&lt;/firstName&gt;&lt;middleNames&gt;G&lt;/middleNames&gt;&lt;lastName&gt;Herman&lt;/lastName&gt;&lt;/author&gt;&lt;author&gt;&lt;firstName&gt;Daniel&lt;/firstName&gt;&lt;middleNames&gt;J&lt;/middleNames&gt;&lt;lastName&gt;Weisenberger&lt;/lastName&gt;&lt;/author&gt;&lt;author&gt;&lt;firstName&gt;Fei&lt;/firstName&gt;&lt;lastName&gt;Pan&lt;/lastName&gt;&lt;/author&gt;&lt;author&gt;&lt;nonDroppingParticle&gt;Van Den&lt;/nonDroppingParticle&gt;&lt;firstName&gt;David&lt;/firstName&gt;&lt;lastName&gt;Berg&lt;/lastName&gt;&lt;/author&gt;&lt;author&gt;&lt;nonDroppingParticle&gt;Van&lt;/nonDroppingParticle&gt;&lt;firstName&gt;Leander&lt;/firstName&gt;&lt;lastName&gt;Neste&lt;/lastName&gt;&lt;/author&gt;&lt;author&gt;&lt;firstName&gt;Joo&lt;/firstName&gt;&lt;middleNames&gt;Mi&lt;/middleNames&gt;&lt;lastName&gt;Yi&lt;/lastName&gt;&lt;/author&gt;&lt;author&gt;&lt;firstName&gt;Kornel&lt;/firstName&gt;&lt;middleNames&gt;E&lt;/middleNames&gt;&lt;lastName&gt;Schuebel&lt;/lastName&gt;&lt;/author&gt;&lt;author&gt;&lt;firstName&gt;Stephen&lt;/firstName&gt;&lt;middleNames&gt;B&lt;/middleNames&gt;&lt;lastName&gt;Baylin&lt;/lastName&gt;&lt;/author&gt;&lt;author&gt;&lt;firstName&gt;Devin&lt;/firstName&gt;&lt;middleNames&gt;M&lt;/middleNames&gt;&lt;lastName&gt;Absher&lt;/lastName&gt;&lt;/author&gt;&lt;author&gt;&lt;firstName&gt;Jun&lt;/firstName&gt;&lt;middleNames&gt;Z&lt;/middleNames&gt;&lt;lastName&gt;Li&lt;/lastName&gt;&lt;/author&gt;&lt;author&gt;&lt;firstName&gt;Audrey&lt;/firstName&gt;&lt;lastName&gt;Southwick&lt;/lastName&gt;&lt;/author&gt;&lt;author&gt;&lt;firstName&gt;Shannon&lt;/firstName&gt;&lt;lastName&gt;Brady&lt;/lastName&gt;&lt;/author&gt;&lt;author&gt;&lt;firstName&gt;Amita&lt;/firstName&gt;&lt;lastName&gt;Aggarwal&lt;/lastName&gt;&lt;/author&gt;&lt;author&gt;&lt;firstName&gt;Tisha&lt;/firstName&gt;&lt;lastName&gt;Chung&lt;/lastName&gt;&lt;/author&gt;&lt;author&gt;&lt;firstName&gt;Gavin&lt;/firstName&gt;&lt;lastName&gt;Sherlock&lt;/lastName&gt;&lt;/author&gt;&lt;author&gt;&lt;firstName&gt;James&lt;/firstName&gt;&lt;middleNames&gt;D&lt;/middleNames&gt;&lt;lastName&gt;Brooks&lt;/lastName&gt;&lt;/author&gt;&lt;author&gt;&lt;firstName&gt;Richard&lt;/firstName&gt;&lt;middleNames&gt;M&lt;/middleNames&gt;&lt;lastName&gt;Myers&lt;/lastName&gt;&lt;/author&gt;&lt;author&gt;&lt;firstName&gt;Paul&lt;/firstName&gt;&lt;middleNames&gt;T&lt;/middleNames&gt;&lt;lastName&gt;Spellman&lt;/lastName&gt;&lt;/author&gt;&lt;author&gt;&lt;firstName&gt;Elizabeth&lt;/firstName&gt;&lt;lastName&gt;Purdom&lt;/lastName&gt;&lt;/author&gt;&lt;author&gt;&lt;firstName&gt;Lakshmi&lt;/firstName&gt;&lt;middleNames&gt;R&lt;/middleNames&gt;&lt;lastName&gt;Jakkula&lt;/lastName&gt;&lt;/author&gt;&lt;author&gt;&lt;firstName&gt;Anna&lt;/firstName&gt;&lt;middleNames&gt;V&lt;/middleNames&gt;&lt;lastName&gt;Lapuk&lt;/lastName&gt;&lt;/author&gt;&lt;author&gt;&lt;firstName&gt;Henry&lt;/firstName&gt;&lt;lastName&gt;Marr&lt;/lastName&gt;&lt;/author&gt;&lt;author&gt;&lt;firstName&gt;Shannon&lt;/firstName&gt;&lt;lastName&gt;Dorton&lt;/lastName&gt;&lt;/author&gt;&lt;author&gt;&lt;firstName&gt;Yoon&lt;/firstName&gt;&lt;middleNames&gt;Gi&lt;/middleNames&gt;&lt;lastName&gt;Choi&lt;/lastName&gt;&lt;/author&gt;&lt;author&gt;&lt;firstName&gt;Ju&lt;/firstName&gt;&lt;lastName&gt;Han&lt;/lastName&gt;&lt;/author&gt;&lt;author&gt;&lt;firstName&gt;Amrita&lt;/firstName&gt;&lt;lastName&gt;Ray&lt;/lastName&gt;&lt;/author&gt;&lt;author&gt;&lt;firstName&gt;Victoria&lt;/firstName&gt;&lt;lastName&gt;Wang&lt;/lastName&gt;&lt;/author&gt;&lt;author&gt;&lt;firstName&gt;Steffen&lt;/firstName&gt;&lt;lastName&gt;Durinck&lt;/lastName&gt;&lt;/author&gt;&lt;author&gt;&lt;firstName&gt;Mark&lt;/firstName&gt;&lt;lastName&gt;Robinson&lt;/lastName&gt;&lt;/author&gt;&lt;author&gt;&lt;firstName&gt;Nicholas&lt;/firstName&gt;&lt;middleNames&gt;J&lt;/middleNames&gt;&lt;lastName&gt;Wang&lt;/lastName&gt;&lt;/author&gt;&lt;author&gt;&lt;firstName&gt;Karen&lt;/firstName&gt;&lt;lastName&gt;Vranizan&lt;/lastName&gt;&lt;/author&gt;&lt;author&gt;&lt;firstName&gt;Vivian&lt;/firstName&gt;&lt;lastName&gt;Peng&lt;/lastName&gt;&lt;/author&gt;&lt;author&gt;&lt;nonDroppingParticle&gt;Van&lt;/nonDroppingParticle&gt;&lt;firstName&gt;Eric&lt;/firstName&gt;&lt;lastName&gt;Name&lt;/lastName&gt;&lt;/author&gt;&lt;author&gt;&lt;firstName&gt;Gerald&lt;/firstName&gt;&lt;middleNames&gt;V&lt;/middleNames&gt;&lt;lastName&gt;Fontenay&lt;/lastName&gt;&lt;/author&gt;&lt;author&gt;&lt;firstName&gt;John&lt;/firstName&gt;&lt;lastName&gt;Ngai&lt;/lastName&gt;&lt;/author&gt;&lt;author&gt;&lt;firstName&gt;John&lt;/firstName&gt;&lt;middleNames&gt;G&lt;/middleNames&gt;&lt;lastName&gt;Conboy&lt;/lastName&gt;&lt;/author&gt;&lt;author&gt;&lt;firstName&gt;Bahram&lt;/firstName&gt;&lt;lastName&gt;Parvin&lt;/lastName&gt;&lt;/author&gt;&lt;author&gt;&lt;firstName&gt;Heidi&lt;/firstName&gt;&lt;middleNames&gt;S&lt;/middleNames&gt;&lt;lastName&gt;Feiler&lt;/lastName&gt;&lt;/author&gt;&lt;author&gt;&lt;firstName&gt;Terence&lt;/firstName&gt;&lt;middleNames&gt;P&lt;/middleNames&gt;&lt;lastName&gt;Speed&lt;/lastName&gt;&lt;/author&gt;&lt;author&gt;&lt;firstName&gt;Joe&lt;/firstName&gt;&lt;middleNames&gt;W&lt;/middleNames&gt;&lt;lastName&gt;Gray&lt;/lastName&gt;&lt;/author&gt;&lt;author&gt;&lt;firstName&gt;Cameron&lt;/firstName&gt;&lt;lastName&gt;Brennan&lt;/lastName&gt;&lt;/author&gt;&lt;author&gt;&lt;firstName&gt;Nicholas&lt;/firstName&gt;&lt;middleNames&gt;D&lt;/middleNames&gt;&lt;lastName&gt;Socci&lt;/lastName&gt;&lt;/author&gt;&lt;author&gt;&lt;firstName&gt;Adam&lt;/firstName&gt;&lt;lastName&gt;Olshen&lt;/lastName&gt;&lt;/author&gt;&lt;author&gt;&lt;firstName&gt;Barry&lt;/firstName&gt;&lt;middleNames&gt;S&lt;/middleNames&gt;&lt;lastName&gt;Taylor&lt;/lastName&gt;&lt;/author&gt;&lt;author&gt;&lt;firstName&gt;Alex&lt;/firstName&gt;&lt;lastName&gt;Lash&lt;/lastName&gt;&lt;/author&gt;&lt;author&gt;&lt;firstName&gt;Nikolaus&lt;/firstName&gt;&lt;lastName&gt;Schultz&lt;/lastName&gt;&lt;/author&gt;&lt;author&gt;&lt;firstName&gt;Boris&lt;/firstName&gt;&lt;lastName&gt;Reva&lt;/lastName&gt;&lt;/author&gt;&lt;author&gt;&lt;firstName&gt;Yevgeniy&lt;/firstName&gt;&lt;lastName&gt;Antipin&lt;/lastName&gt;&lt;/author&gt;&lt;author&gt;&lt;firstName&gt;Alexey&lt;/firstName&gt;&lt;lastName&gt;Stukalov&lt;/lastName&gt;&lt;/author&gt;&lt;author&gt;&lt;firstName&gt;Benjamin&lt;/firstName&gt;&lt;lastName&gt;Gross&lt;/lastName&gt;&lt;/author&gt;&lt;author&gt;&lt;firstName&gt;Ethan&lt;/firstName&gt;&lt;lastName&gt;Cerami&lt;/lastName&gt;&lt;/author&gt;&lt;author&gt;&lt;firstName&gt;Wei&lt;/firstName&gt;&lt;middleNames&gt;Qing&lt;/middleNames&gt;&lt;lastName&gt;Wang&lt;/lastName&gt;&lt;/author&gt;&lt;author&gt;&lt;firstName&gt;Li-Xuan&lt;/firstName&gt;&lt;lastName&gt;Qin&lt;/lastName&gt;&lt;/author&gt;&lt;author&gt;&lt;firstName&gt;Venkatraman&lt;/firstName&gt;&lt;middleNames&gt;E&lt;/middleNames&gt;&lt;lastName&gt;Seshan&lt;/lastName&gt;&lt;/author&gt;&lt;author&gt;&lt;firstName&gt;Liliana&lt;/firstName&gt;&lt;lastName&gt;Villafania&lt;/lastName&gt;&lt;/author&gt;&lt;author&gt;&lt;firstName&gt;Magali&lt;/firstName&gt;&lt;lastName&gt;Cavatore&lt;/lastName&gt;&lt;/author&gt;&lt;author&gt;&lt;firstName&gt;Laetitia&lt;/firstName&gt;&lt;lastName&gt;Borsu&lt;/lastName&gt;&lt;/author&gt;&lt;author&gt;&lt;firstName&gt;Agnes&lt;/firstName&gt;&lt;lastName&gt;Viale&lt;/lastName&gt;&lt;/author&gt;&lt;author&gt;&lt;firstName&gt;William&lt;/firstName&gt;&lt;lastName&gt;Gerald&lt;/lastName&gt;&lt;/author&gt;&lt;author&gt;&lt;firstName&gt;Chris&lt;/firstName&gt;&lt;lastName&gt;Sander&lt;/lastName&gt;&lt;/author&gt;&lt;author&gt;&lt;firstName&gt;Marc&lt;/firstName&gt;&lt;lastName&gt;Ladanyi&lt;/lastName&gt;&lt;/author&gt;&lt;author&gt;&lt;firstName&gt;Charles&lt;/firstName&gt;&lt;middleNames&gt;M&lt;/middleNames&gt;&lt;lastName&gt;Perou&lt;/lastName&gt;&lt;/author&gt;&lt;author&gt;&lt;firstName&gt;D&lt;/firstName&gt;&lt;middleNames&gt;Neil&lt;/middleNames&gt;&lt;lastName&gt;Hayes&lt;/lastName&gt;&lt;/author&gt;&lt;author&gt;&lt;firstName&gt;Michael&lt;/firstName&gt;&lt;middleNames&gt;D&lt;/middleNames&gt;&lt;lastName&gt;Topal&lt;/lastName&gt;&lt;/author&gt;&lt;author&gt;&lt;firstName&gt;Katherine&lt;/firstName&gt;&lt;middleNames&gt;A&lt;/middleNames&gt;&lt;lastName&gt;Hoadley&lt;/lastName&gt;&lt;/author&gt;&lt;author&gt;&lt;firstName&gt;Yuan&lt;/firstName&gt;&lt;lastName&gt;Qi&lt;/lastName&gt;&lt;/author&gt;&lt;author&gt;&lt;firstName&gt;Sai&lt;/firstName&gt;&lt;lastName&gt;Balu&lt;/lastName&gt;&lt;/author&gt;&lt;author&gt;&lt;firstName&gt;Yan&lt;/firstName&gt;&lt;lastName&gt;Shi&lt;/lastName&gt;&lt;/author&gt;&lt;author&gt;&lt;firstName&gt;Junyuan&lt;/firstName&gt;&lt;lastName&gt;Wu&lt;/lastName&gt;&lt;/author&gt;&lt;author&gt;&lt;firstName&gt;Robert&lt;/firstName&gt;&lt;lastName&gt;Penny&lt;/lastName&gt;&lt;/author&gt;&lt;author&gt;&lt;firstName&gt;Michael&lt;/firstName&gt;&lt;lastName&gt;Bittner&lt;/lastName&gt;&lt;/author&gt;&lt;author&gt;&lt;firstName&gt;Troy&lt;/firstName&gt;&lt;lastName&gt;Shelton&lt;/lastName&gt;&lt;/author&gt;&lt;author&gt;&lt;firstName&gt;Elizabeth&lt;/firstName&gt;&lt;lastName&gt;Lenkiewicz&lt;/lastName&gt;&lt;/author&gt;&lt;author&gt;&lt;firstName&gt;Scott&lt;/firstName&gt;&lt;lastName&gt;Morris&lt;/lastName&gt;&lt;/author&gt;&lt;author&gt;&lt;firstName&gt;Debbie&lt;/firstName&gt;&lt;lastName&gt;Beasley&lt;/lastName&gt;&lt;/author&gt;&lt;author&gt;&lt;firstName&gt;Sheri&lt;/firstName&gt;&lt;lastName&gt;Sanders&lt;/lastName&gt;&lt;/author&gt;&lt;author&gt;&lt;firstName&gt;Ari&lt;/firstName&gt;&lt;lastName&gt;Kahn&lt;/lastName&gt;&lt;/author&gt;&lt;author&gt;&lt;firstName&gt;Robert&lt;/firstName&gt;&lt;lastName&gt;Sfeir&lt;/lastName&gt;&lt;/author&gt;&lt;author&gt;&lt;firstName&gt;Jessica&lt;/firstName&gt;&lt;lastName&gt;Chen&lt;/lastName&gt;&lt;/author&gt;&lt;author&gt;&lt;firstName&gt;David&lt;/firstName&gt;&lt;lastName&gt;Nassau&lt;/lastName&gt;&lt;/author&gt;&lt;author&gt;&lt;firstName&gt;Larry&lt;/firstName&gt;&lt;lastName&gt;Feng&lt;/lastName&gt;&lt;/author&gt;&lt;author&gt;&lt;firstName&gt;Erin&lt;/firstName&gt;&lt;lastName&gt;Hickey&lt;/lastName&gt;&lt;/author&gt;&lt;author&gt;&lt;firstName&gt;Jinghui&lt;/firstName&gt;&lt;lastName&gt;Zhang&lt;/lastName&gt;&lt;/author&gt;&lt;author&gt;&lt;firstName&gt;John&lt;/firstName&gt;&lt;middleNames&gt;N&lt;/middleNames&gt;&lt;lastName&gt;Weinstein&lt;/lastName&gt;&lt;/author&gt;&lt;author&gt;&lt;firstName&gt;Anna&lt;/firstName&gt;&lt;lastName&gt;Barker&lt;/lastName&gt;&lt;/author&gt;&lt;author&gt;&lt;firstName&gt;Daniela&lt;/firstName&gt;&lt;middleNames&gt;S&lt;/middleNames&gt;&lt;lastName&gt;Gerhard&lt;/lastName&gt;&lt;/author&gt;&lt;author&gt;&lt;firstName&gt;Joseph&lt;/firstName&gt;&lt;lastName&gt;Vockley&lt;/lastName&gt;&lt;/author&gt;&lt;author&gt;&lt;firstName&gt;Carolyn&lt;/firstName&gt;&lt;lastName&gt;Compton&lt;/lastName&gt;&lt;/author&gt;&lt;author&gt;&lt;firstName&gt;Jim&lt;/firstName&gt;&lt;lastName&gt;Vaught&lt;/lastName&gt;&lt;/author&gt;&lt;author&gt;&lt;firstName&gt;Peter&lt;/firstName&gt;&lt;lastName&gt;Fielding&lt;/lastName&gt;&lt;/author&gt;&lt;author&gt;&lt;firstName&gt;Martin&lt;/firstName&gt;&lt;middleNames&gt;L&lt;/middleNames&gt;&lt;lastName&gt;Ferguson&lt;/lastName&gt;&lt;/author&gt;&lt;author&gt;&lt;firstName&gt;Carl&lt;/firstName&gt;&lt;lastName&gt;Schaefer&lt;/lastName&gt;&lt;/author&gt;&lt;author&gt;&lt;firstName&gt;Subhashree&lt;/firstName&gt;&lt;lastName&gt;Madhavan&lt;/lastName&gt;&lt;/author&gt;&lt;author&gt;&lt;firstName&gt;Kenneth&lt;/firstName&gt;&lt;middleNames&gt;H&lt;/middleNames&gt;&lt;lastName&gt;Buetow&lt;/lastName&gt;&lt;/author&gt;&lt;author&gt;&lt;firstName&gt;Francis&lt;/firstName&gt;&lt;lastName&gt;Collins&lt;/lastName&gt;&lt;/author&gt;&lt;author&gt;&lt;firstName&gt;Peter&lt;/firstName&gt;&lt;lastName&gt;Good&lt;/lastName&gt;&lt;/author&gt;&lt;author&gt;&lt;firstName&gt;Mark&lt;/firstName&gt;&lt;lastName&gt;Guyer&lt;/lastName&gt;&lt;/author&gt;&lt;author&gt;&lt;firstName&gt;Brad&lt;/firstName&gt;&lt;lastName&gt;Ozenberger&lt;/lastName&gt;&lt;/author&gt;&lt;author&gt;&lt;firstName&gt;Jane&lt;/firstName&gt;&lt;lastName&gt;Peterson&lt;/lastName&gt;&lt;/author&gt;&lt;author&gt;&lt;firstName&gt;Elizabeth&lt;/firstName&gt;&lt;lastName&gt;Thomson&lt;/lastName&gt;&lt;/author&gt;&lt;/authors&gt;&lt;/publication&gt;&lt;publication&gt;&lt;uuid&gt;3F8D57A7-285D-4ED0-AB9B-49F33A31BF59&lt;/uuid&gt;&lt;volume&gt;45&lt;/volume&gt;&lt;accepted_date&gt;99201307291200000000222000&lt;/accepted_date&gt;&lt;doi&gt;10.1038/ng.2734&lt;/doi&gt;&lt;startpage&gt;1141&lt;/startpage&gt;&lt;publication_date&gt;99201310001200000000220000&lt;/publication_date&gt;&lt;url&gt;http://eutils.ncbi.nlm.nih.gov/entrez/eutils/elink.fcgi?dbfrom=pubmed&amp;amp;id=23917401&amp;amp;retmode=ref&amp;amp;cmd=prlinks&lt;/url&gt;&lt;type&gt;400&lt;/type&gt;&lt;title&gt;The integrated landscape of driver genomic alterations in glioblastoma.&lt;/title&gt;&lt;submission_date&gt;99201306181200000000222000&lt;/submission_date&gt;&lt;number&gt;10&lt;/number&gt;&lt;institution&gt;1] Institute for Cancer Genetics, Columbia University Medical Center, New York, New York, USA. [2].&lt;/institution&gt;&lt;subtype&gt;400&lt;/subtype&gt;&lt;endpage&gt;1149&lt;/endpage&gt;&lt;bundle&gt;&lt;publication&gt;&lt;publisher&gt;Nature Publishing Group&lt;/publisher&gt;&lt;url&gt;http://www.nature.com&lt;/url&gt;&lt;title&gt;Nature Genetics&lt;/title&gt;&lt;type&gt;-100&lt;/type&gt;&lt;subtype&gt;-100&lt;/subtype&gt;&lt;uuid&gt;8E1F0196-27E8-4E3E-BE8C-5CF731889EFA&lt;/uuid&gt;&lt;/publication&gt;&lt;/bundle&gt;&lt;authors&gt;&lt;author&gt;&lt;firstName&gt;Veronique&lt;/firstName&gt;&lt;lastName&gt;Frattini&lt;/lastName&gt;&lt;/author&gt;&lt;author&gt;&lt;firstName&gt;Vladimir&lt;/firstName&gt;&lt;lastName&gt;Trifonov&lt;/lastName&gt;&lt;/author&gt;&lt;author&gt;&lt;firstName&gt;Joseph&lt;/firstName&gt;&lt;middleNames&gt;Minhow&lt;/middleNames&gt;&lt;lastName&gt;Chan&lt;/lastName&gt;&lt;/author&gt;&lt;author&gt;&lt;firstName&gt;Angelica&lt;/firstName&gt;&lt;lastName&gt;Castano&lt;/lastName&gt;&lt;/author&gt;&lt;author&gt;&lt;firstName&gt;Marie&lt;/firstName&gt;&lt;lastName&gt;Lia&lt;/lastName&gt;&lt;/author&gt;&lt;author&gt;&lt;firstName&gt;Francesco&lt;/firstName&gt;&lt;lastName&gt;Abate&lt;/lastName&gt;&lt;/author&gt;&lt;author&gt;&lt;firstName&gt;Stephen&lt;/firstName&gt;&lt;middleNames&gt;T&lt;/middleNames&gt;&lt;lastName&gt;Keir&lt;/lastName&gt;&lt;/author&gt;&lt;author&gt;&lt;firstName&gt;Alan&lt;/firstName&gt;&lt;middleNames&gt;X&lt;/middleNames&gt;&lt;lastName&gt;Ji&lt;/lastName&gt;&lt;/author&gt;&lt;author&gt;&lt;firstName&gt;Pietro&lt;/firstName&gt;&lt;lastName&gt;Zoppoli&lt;/lastName&gt;&lt;/author&gt;&lt;author&gt;&lt;firstName&gt;Francesco&lt;/firstName&gt;&lt;lastName&gt;Niola&lt;/lastName&gt;&lt;/author&gt;&lt;author&gt;&lt;firstName&gt;Carla&lt;/firstName&gt;&lt;lastName&gt;Danussi&lt;/lastName&gt;&lt;/author&gt;&lt;author&gt;&lt;firstName&gt;Igor&lt;/firstName&gt;&lt;lastName&gt;Dolgalev&lt;/lastName&gt;&lt;/author&gt;&lt;author&gt;&lt;firstName&gt;Paola&lt;/firstName&gt;&lt;lastName&gt;Porrati&lt;/lastName&gt;&lt;/author&gt;&lt;author&gt;&lt;firstName&gt;Serena&lt;/firstName&gt;&lt;lastName&gt;Pellegatta&lt;/lastName&gt;&lt;/author&gt;&lt;author&gt;&lt;firstName&gt;Adriana&lt;/firstName&gt;&lt;lastName&gt;Heguy&lt;/lastName&gt;&lt;/author&gt;&lt;author&gt;&lt;firstName&gt;Gaurav&lt;/firstName&gt;&lt;lastName&gt;Gupta&lt;/lastName&gt;&lt;/author&gt;&lt;author&gt;&lt;firstName&gt;David&lt;/firstName&gt;&lt;middleNames&gt;J&lt;/middleNames&gt;&lt;lastName&gt;Pisapia&lt;/lastName&gt;&lt;/author&gt;&lt;author&gt;&lt;firstName&gt;Peter&lt;/firstName&gt;&lt;lastName&gt;Canoll&lt;/lastName&gt;&lt;/author&gt;&lt;author&gt;&lt;firstName&gt;Jeffrey&lt;/firstName&gt;&lt;middleNames&gt;N&lt;/middleNames&gt;&lt;lastName&gt;Bruce&lt;/lastName&gt;&lt;/author&gt;&lt;author&gt;&lt;firstName&gt;Roger&lt;/firstName&gt;&lt;middleNames&gt;E&lt;/middleNames&gt;&lt;lastName&gt;McLendon&lt;/lastName&gt;&lt;/author&gt;&lt;author&gt;&lt;firstName&gt;Hai&lt;/firstName&gt;&lt;lastName&gt;Yan&lt;/lastName&gt;&lt;/author&gt;&lt;author&gt;&lt;firstName&gt;Ken&lt;/firstName&gt;&lt;lastName&gt;Aldape&lt;/lastName&gt;&lt;/author&gt;&lt;author&gt;&lt;firstName&gt;Gaetano&lt;/firstName&gt;&lt;lastName&gt;Finocchiaro&lt;/lastName&gt;&lt;/author&gt;&lt;author&gt;&lt;firstName&gt;Tom&lt;/firstName&gt;&lt;lastName&gt;Mikkelsen&lt;/lastName&gt;&lt;/author&gt;&lt;author&gt;&lt;firstName&gt;Gilbert&lt;/firstName&gt;&lt;middleNames&gt;G&lt;/middleNames&gt;&lt;lastName&gt;Privé&lt;/lastName&gt;&lt;/author&gt;&lt;author&gt;&lt;firstName&gt;Darell&lt;/firstName&gt;&lt;middleNames&gt;D&lt;/middleNames&gt;&lt;lastName&gt;Bigner&lt;/lastName&gt;&lt;/author&gt;&lt;author&gt;&lt;firstName&gt;Anna&lt;/firstName&gt;&lt;lastName&gt;Lasorella&lt;/lastName&gt;&lt;/author&gt;&lt;author&gt;&lt;firstName&gt;Raul&lt;/firstName&gt;&lt;lastName&gt;Rabadan&lt;/lastName&gt;&lt;/author&gt;&lt;author&gt;&lt;firstName&gt;Antonio&lt;/firstName&gt;&lt;lastName&gt;Iavarone&lt;/lastName&gt;&lt;/author&gt;&lt;/authors&gt;&lt;/publication&gt;&lt;publication&gt;&lt;volume&gt;155&lt;/volume&gt;&lt;publication_date&gt;99201310001200000000220000&lt;/publication_date&gt;&lt;number&gt;2&lt;/number&gt;&lt;doi&gt;10.1016/j.cell.2013.09.034&lt;/doi&gt;&lt;startpage&gt;462&lt;/startpage&gt;&lt;title&gt;The Somatic Genomic Landscape of Glioblastoma&lt;/title&gt;&lt;uuid&gt;1FBC2DE9-B5D2-4CDE-AFE3-5D4EAF539B1A&lt;/uuid&gt;&lt;subtype&gt;400&lt;/subtype&gt;&lt;endpage&gt;477&lt;/endpage&gt;&lt;type&gt;400&lt;/type&gt;&lt;url&gt;http://linkinghub.elsevier.com/retrieve/pii/S0092867413012087&lt;/url&gt;&lt;bundle&gt;&lt;publication&gt;&lt;publisher&gt;NIH Public Access&lt;/publisher&gt;&lt;url&gt;http://www.sciencedirect.com&lt;/url&gt;&lt;title&gt;Cell&lt;/title&gt;&lt;type&gt;-100&lt;/type&gt;&lt;subtype&gt;-100&lt;/subtype&gt;&lt;uuid&gt;F1EE504D-9622-4D25-9CF1-285B29C89588&lt;/uuid&gt;&lt;/publication&gt;&lt;/bundle&gt;&lt;authors&gt;&lt;author&gt;&lt;firstName&gt;Cameron&lt;/firstName&gt;&lt;middleNames&gt;W&lt;/middleNames&gt;&lt;lastName&gt;Brennan&lt;/lastName&gt;&lt;/author&gt;&lt;author&gt;&lt;firstName&gt;Roel&lt;/firstName&gt;&lt;middleNames&gt;G W&lt;/middleNames&gt;&lt;lastName&gt;Verhaak&lt;/lastName&gt;&lt;/author&gt;&lt;author&gt;&lt;firstName&gt;Aaron&lt;/firstName&gt;&lt;lastName&gt;McKenna&lt;/lastName&gt;&lt;/author&gt;&lt;author&gt;&lt;firstName&gt;Benito&lt;/firstName&gt;&lt;lastName&gt;Campos&lt;/lastName&gt;&lt;/author&gt;&lt;author&gt;&lt;firstName&gt;Houtan&lt;/firstName&gt;&lt;lastName&gt;Noushmehr&lt;/lastName&gt;&lt;/author&gt;&lt;author&gt;&lt;firstName&gt;Sofie&lt;/firstName&gt;&lt;middleNames&gt;R&lt;/middleNames&gt;&lt;lastName&gt;Salama&lt;/lastName&gt;&lt;/author&gt;&lt;author&gt;&lt;firstName&gt;Siyuan&lt;/firstName&gt;&lt;lastName&gt;Zheng&lt;/lastName&gt;&lt;/author&gt;&lt;author&gt;&lt;firstName&gt;Debyani&lt;/firstName&gt;&lt;lastName&gt;Chakravarty&lt;/lastName&gt;&lt;/author&gt;&lt;author&gt;&lt;firstName&gt;J&lt;/firstName&gt;&lt;middleNames&gt;Zachary&lt;/middleNames&gt;&lt;lastName&gt;Sanborn&lt;/lastName&gt;&lt;/author&gt;&lt;author&gt;&lt;firstName&gt;Samuel&lt;/firstName&gt;&lt;middleNames&gt;H&lt;/middleNames&gt;&lt;lastName&gt;Berman&lt;/lastName&gt;&lt;/author&gt;&lt;author&gt;&lt;firstName&gt;Rameen&lt;/firstName&gt;&lt;lastName&gt;Beroukhim&lt;/lastName&gt;&lt;/author&gt;&lt;author&gt;&lt;firstName&gt;Brady&lt;/firstName&gt;&lt;lastName&gt;Bernard&lt;/lastName&gt;&lt;/author&gt;&lt;author&gt;&lt;firstName&gt;Chang-Jiun&lt;/firstName&gt;&lt;lastName&gt;Wu&lt;/lastName&gt;&lt;/author&gt;&lt;author&gt;&lt;firstName&gt;Giannicola&lt;/firstName&gt;&lt;lastName&gt;Genovese&lt;/lastName&gt;&lt;/author&gt;&lt;author&gt;&lt;firstName&gt;Ilya&lt;/firstName&gt;&lt;lastName&gt;Shmulevich&lt;/lastName&gt;&lt;/author&gt;&lt;author&gt;&lt;firstName&gt;Jill&lt;/firstName&gt;&lt;lastName&gt;Barnholtz-Sloan&lt;/lastName&gt;&lt;/author&gt;&lt;author&gt;&lt;firstName&gt;Lihua&lt;/firstName&gt;&lt;lastName&gt;Zou&lt;/lastName&gt;&lt;/author&gt;&lt;author&gt;&lt;firstName&gt;Rahulsimham&lt;/firstName&gt;&lt;lastName&gt;Vegesna&lt;/lastName&gt;&lt;/author&gt;&lt;author&gt;&lt;firstName&gt;Sachet&lt;/firstName&gt;&lt;middleNames&gt;A&lt;/middleNames&gt;&lt;lastName&gt;Shukla&lt;/lastName&gt;&lt;/author&gt;&lt;author&gt;&lt;firstName&gt;Giovanni&lt;/firstName&gt;&lt;lastName&gt;Ciriello&lt;/lastName&gt;&lt;/author&gt;&lt;author&gt;&lt;firstName&gt;W&lt;/firstName&gt;&lt;middleNames&gt;K&lt;/middleNames&gt;&lt;lastName&gt;Yung&lt;/lastName&gt;&lt;/author&gt;&lt;author&gt;&lt;firstName&gt;Wei&lt;/firstName&gt;&lt;lastName&gt;Zhang&lt;/lastName&gt;&lt;/author&gt;&lt;author&gt;&lt;firstName&gt;Carrie&lt;/firstName&gt;&lt;lastName&gt;Sougnez&lt;/lastName&gt;&lt;/author&gt;&lt;author&gt;&lt;firstName&gt;Tom&lt;/firstName&gt;&lt;lastName&gt;Mikkelsen&lt;/lastName&gt;&lt;/author&gt;&lt;author&gt;&lt;firstName&gt;Kenneth&lt;/firstName&gt;&lt;lastName&gt;Aldape&lt;/lastName&gt;&lt;/author&gt;&lt;author&gt;&lt;firstName&gt;Darell&lt;/firstName&gt;&lt;middleNames&gt;D&lt;/middleNames&gt;&lt;lastName&gt;Bigner&lt;/lastName&gt;&lt;/author&gt;&lt;author&gt;&lt;lastName&gt;Meir&lt;/lastName&gt;&lt;nonDroppingParticle&gt;Van&lt;/nonDroppingParticle&gt;&lt;firstName&gt;Erwin&lt;/firstName&gt;&lt;middleNames&gt;G&lt;/middleNames&gt;&lt;/author&gt;&lt;author&gt;&lt;firstName&gt;Michael&lt;/firstName&gt;&lt;lastName&gt;Prados&lt;/lastName&gt;&lt;/author&gt;&lt;author&gt;&lt;firstName&gt;Andrew&lt;/firstName&gt;&lt;lastName&gt;Sloan&lt;/lastName&gt;&lt;/author&gt;&lt;author&gt;&lt;firstName&gt;Keith&lt;/firstName&gt;&lt;middleNames&gt;L&lt;/middleNames&gt;&lt;lastName&gt;Black&lt;/lastName&gt;&lt;/author&gt;&lt;author&gt;&lt;firstName&gt;Jennifer&lt;/firstName&gt;&lt;lastName&gt;Eschbacher&lt;/lastName&gt;&lt;/author&gt;&lt;author&gt;&lt;firstName&gt;Gaetano&lt;/firstName&gt;&lt;lastName&gt;Finocchiaro&lt;/lastName&gt;&lt;/author&gt;&lt;author&gt;&lt;firstName&gt;William&lt;/firstName&gt;&lt;lastName&gt;Friedman&lt;/lastName&gt;&lt;/author&gt;&lt;author&gt;&lt;firstName&gt;David&lt;/firstName&gt;&lt;middleNames&gt;W&lt;/middleNames&gt;&lt;lastName&gt;Andrews&lt;/lastName&gt;&lt;/author&gt;&lt;author&gt;&lt;firstName&gt;Abhijit&lt;/firstName&gt;&lt;lastName&gt;Guha&lt;/lastName&gt;&lt;/author&gt;&lt;author&gt;&lt;firstName&gt;Mary&lt;/firstName&gt;&lt;lastName&gt;Iacocca&lt;/lastName&gt;&lt;/author&gt;&lt;author&gt;&lt;firstName&gt;Brian&lt;/firstName&gt;&lt;middleNames&gt;P&lt;/middleNames&gt;&lt;lastName&gt;O’Neill&lt;/lastName&gt;&lt;/author&gt;&lt;author&gt;&lt;firstName&gt;Greg&lt;/firstName&gt;&lt;lastName&gt;Foltz&lt;/lastName&gt;&lt;/author&gt;&lt;author&gt;&lt;firstName&gt;Jerome&lt;/firstName&gt;&lt;lastName&gt;Myers&lt;/lastName&gt;&lt;/author&gt;&lt;author&gt;&lt;firstName&gt;Daniel&lt;/firstName&gt;&lt;middleNames&gt;J&lt;/middleNames&gt;&lt;lastName&gt;Weisenberger&lt;/lastName&gt;&lt;/author&gt;&lt;author&gt;&lt;firstName&gt;Robert&lt;/firstName&gt;&lt;lastName&gt;Penny&lt;/lastName&gt;&lt;/author&gt;&lt;author&gt;&lt;firstName&gt;Raju&lt;/firstName&gt;&lt;lastName&gt;Kucherlapati&lt;/lastName&gt;&lt;/author&gt;&lt;author&gt;&lt;firstName&gt;Charles&lt;/firstName&gt;&lt;middleNames&gt;M&lt;/middleNames&gt;&lt;lastName&gt;Perou&lt;/lastName&gt;&lt;/author&gt;&lt;author&gt;&lt;firstName&gt;D&lt;/firstName&gt;&lt;middleNames&gt;Neil&lt;/middleNames&gt;&lt;lastName&gt;Hayes&lt;/lastName&gt;&lt;/author&gt;&lt;author&gt;&lt;firstName&gt;Richard&lt;/firstName&gt;&lt;lastName&gt;Gibbs&lt;/lastName&gt;&lt;/author&gt;&lt;author&gt;&lt;firstName&gt;Marco&lt;/firstName&gt;&lt;lastName&gt;Marra&lt;/lastName&gt;&lt;/author&gt;&lt;author&gt;&lt;firstName&gt;Gordon&lt;/firstName&gt;&lt;middleNames&gt;B&lt;/middleNames&gt;&lt;lastName&gt;Mills&lt;/lastName&gt;&lt;/author&gt;&lt;author&gt;&lt;firstName&gt;Eric&lt;/firstName&gt;&lt;lastName&gt;Lander&lt;/lastName&gt;&lt;/author&gt;&lt;author&gt;&lt;firstName&gt;Paul&lt;/firstName&gt;&lt;lastName&gt;Spellman&lt;/lastName&gt;&lt;/author&gt;&lt;author&gt;&lt;firstName&gt;Richard&lt;/firstName&gt;&lt;lastName&gt;Wilson&lt;/lastName&gt;&lt;/author&gt;&lt;author&gt;&lt;firstName&gt;Chris&lt;/firstName&gt;&lt;lastName&gt;Sander&lt;/lastName&gt;&lt;/author&gt;&lt;author&gt;&lt;firstName&gt;John&lt;/firstName&gt;&lt;lastName&gt;Weinstein&lt;/lastName&gt;&lt;/author&gt;&lt;author&gt;&lt;firstName&gt;Matthew&lt;/firstName&gt;&lt;lastName&gt;Meyerson&lt;/lastName&gt;&lt;/author&gt;&lt;author&gt;&lt;firstName&gt;Stacey&lt;/firstName&gt;&lt;lastName&gt;Gabriel&lt;/lastName&gt;&lt;/author&gt;&lt;author&gt;&lt;firstName&gt;Peter&lt;/firstName&gt;&lt;middleNames&gt;W&lt;/middleNames&gt;&lt;lastName&gt;Laird&lt;/lastName&gt;&lt;/author&gt;&lt;author&gt;&lt;firstName&gt;David&lt;/firstName&gt;&lt;lastName&gt;Haussler&lt;/lastName&gt;&lt;/author&gt;&lt;author&gt;&lt;firstName&gt;Gad&lt;/firstName&gt;&lt;lastName&gt;Getz&lt;/lastName&gt;&lt;/author&gt;&lt;author&gt;&lt;firstName&gt;Lynda&lt;/firstName&gt;&lt;lastName&gt;Chin&lt;/lastName&gt;&lt;/author&gt;&lt;/authors&gt;&lt;/publication&gt;&lt;/publications&gt;&lt;cites&gt;&lt;/cites&gt;&lt;/citation&gt;</w:instrText>
      </w:r>
      <w:r w:rsidR="00407C5D">
        <w:rPr>
          <w:rFonts w:ascii="Arial" w:hAnsi="Arial" w:cs="Arial"/>
        </w:rPr>
        <w:fldChar w:fldCharType="separate"/>
      </w:r>
      <w:r w:rsidR="005E73A2">
        <w:rPr>
          <w:rFonts w:ascii="Helvetica" w:hAnsi="Helvetica" w:cs="Helvetica"/>
        </w:rPr>
        <w:t>[2-4]</w:t>
      </w:r>
      <w:r w:rsidR="00407C5D">
        <w:rPr>
          <w:rFonts w:ascii="Arial" w:hAnsi="Arial" w:cs="Arial"/>
        </w:rPr>
        <w:fldChar w:fldCharType="end"/>
      </w:r>
      <w:r w:rsidR="00407C5D">
        <w:rPr>
          <w:rFonts w:ascii="Arial" w:hAnsi="Arial" w:cs="Arial"/>
        </w:rPr>
        <w:t xml:space="preserve"> and intra-tumour heterogeneity (ITH)</w:t>
      </w:r>
      <w:r w:rsidR="008009F0">
        <w:rPr>
          <w:rFonts w:ascii="Arial" w:hAnsi="Arial" w:cs="Arial"/>
        </w:rPr>
        <w:t xml:space="preserve"> </w:t>
      </w:r>
      <w:r w:rsidR="00407C5D">
        <w:rPr>
          <w:rFonts w:ascii="Arial" w:hAnsi="Arial" w:cs="Arial"/>
        </w:rPr>
        <w:fldChar w:fldCharType="begin"/>
      </w:r>
      <w:r w:rsidR="00E563F7">
        <w:rPr>
          <w:rFonts w:ascii="Arial" w:hAnsi="Arial" w:cs="Arial"/>
        </w:rPr>
        <w:instrText xml:space="preserve"> ADDIN PAPERS2_CITATIONS &lt;citation&gt;&lt;uuid&gt;3CA23B8A-1AA3-4670-AC06-D6243A73DB9D&lt;/uuid&gt;&lt;priority&gt;2&lt;/priority&gt;&lt;publications&gt;&lt;publication&gt;&lt;uuid&gt;505B8B69-D731-4C6A-B5BF-1D96BC4BF1C3&lt;/uuid&gt;&lt;volume&gt;110&lt;/volume&gt;&lt;doi&gt;10.1073/pnas.1219747110&lt;/doi&gt;&lt;startpage&gt;4009&lt;/startpage&gt;&lt;publication_date&gt;99201300001200000000200000&lt;/publication_date&gt;&lt;url&gt;http://eutils.ncbi.nlm.nih.gov/entrez/eutils/elink.fcgi?dbfrom=pubmed&amp;amp;id=23412337&amp;amp;retmode=ref&amp;amp;cmd=prlinks&lt;/url&gt;&lt;type&gt;400&lt;/type&gt;&lt;title&gt;Intratumor heterogeneity in human glioblastoma reflects cancer evolutionary dynamics&lt;/title&gt;&lt;publisher&gt;National Acad Sciences&lt;/publisher&gt;&lt;institution&gt;Department of Oncology, University of Cambridge, Cambridge CB2 2XZ, United Kingdom.&lt;/institution&gt;&lt;number&gt;10&lt;/number&gt;&lt;subtype&gt;400&lt;/subtype&gt;&lt;endpage&gt;4014&lt;/endpage&gt;&lt;bundle&gt;&lt;publication&gt;&lt;title&gt;Proc Natl Acad Sci USA&lt;/title&gt;&lt;type&gt;-100&lt;/type&gt;&lt;subtype&gt;-100&lt;/subtype&gt;&lt;uuid&gt;E4A52194-DCF1-45A9-B648-E3CA85999FC2&lt;/uuid&gt;&lt;/publication&gt;&lt;/bundle&gt;&lt;authors&gt;&lt;author&gt;&lt;firstName&gt;A&lt;/firstName&gt;&lt;lastName&gt;Sottoriva&lt;/lastName&gt;&lt;/author&gt;&lt;author&gt;&lt;firstName&gt;Inmaculada&lt;/firstName&gt;&lt;lastName&gt;Spiteri&lt;/lastName&gt;&lt;/author&gt;&lt;author&gt;&lt;firstName&gt;Sara&lt;/firstName&gt;&lt;middleNames&gt;G M&lt;/middleNames&gt;&lt;lastName&gt;Piccirillo&lt;/lastName&gt;&lt;/author&gt;&lt;author&gt;&lt;firstName&gt;Anestis&lt;/firstName&gt;&lt;lastName&gt;Touloumis&lt;/lastName&gt;&lt;/author&gt;&lt;author&gt;&lt;firstName&gt;V&lt;/firstName&gt;&lt;middleNames&gt;Peter&lt;/middleNames&gt;&lt;lastName&gt;Collins&lt;/lastName&gt;&lt;/author&gt;&lt;author&gt;&lt;firstName&gt;John&lt;/firstName&gt;&lt;middleNames&gt;C&lt;/middleNames&gt;&lt;lastName&gt;Marioni&lt;/lastName&gt;&lt;/author&gt;&lt;author&gt;&lt;firstName&gt;Christina&lt;/firstName&gt;&lt;lastName&gt;Curtis&lt;/lastName&gt;&lt;/author&gt;&lt;author&gt;&lt;firstName&gt;Colin&lt;/firstName&gt;&lt;lastName&gt;Watts&lt;/lastName&gt;&lt;/author&gt;&lt;author&gt;&lt;firstName&gt;Simon&lt;/firstName&gt;&lt;lastName&gt;Tavaré&lt;/lastName&gt;&lt;/author&gt;&lt;/authors&gt;&lt;/publication&gt;&lt;publication&gt;&lt;volume&gt;25&lt;/volume&gt;&lt;publication_date&gt;99201502031200000000222000&lt;/publication_date&gt;&lt;doi&gt;10.1101/gr.180612.114&lt;/doi&gt;&lt;startpage&gt;316&lt;/startpage&gt;&lt;title&gt;Whole-genome and multisector exome sequencing of primary and post-treatment glioblastoma reveals patterns of tumor evolution&lt;/title&gt;&lt;uuid&gt;AD592B3F-A6D8-4240-999E-74A5AEFB7DC7&lt;/uuid&gt;&lt;subtype&gt;400&lt;/subtype&gt;&lt;endpage&gt;327&lt;/endpage&gt;&lt;type&gt;400&lt;/type&gt;&lt;url&gt;http://genome.cshlp.org/lookup/doi/10.1101/gr.180612.114&lt;/url&gt;&lt;bundle&gt;&lt;publication&gt;&lt;publisher&gt;Cold Spring Harbor Lab&lt;/publisher&gt;&lt;url&gt;http://genome.cshlp.org&lt;/url&gt;&lt;title&gt;Genome Research&lt;/title&gt;&lt;type&gt;-100&lt;/type&gt;&lt;subtype&gt;-100&lt;/subtype&gt;&lt;uuid&gt;7850A71A-9FE7-4866-9B91-1934D41A9C76&lt;/uuid&gt;&lt;/publication&gt;&lt;/bundle&gt;&lt;authors&gt;&lt;author&gt;&lt;firstName&gt;Hoon&lt;/firstName&gt;&lt;lastName&gt;Kim&lt;/lastName&gt;&lt;/author&gt;&lt;author&gt;&lt;firstName&gt;Siyuan&lt;/firstName&gt;&lt;lastName&gt;Zheng&lt;/lastName&gt;&lt;/author&gt;&lt;author&gt;&lt;firstName&gt;Seyed&lt;/firstName&gt;&lt;middleNames&gt;S&lt;/middleNames&gt;&lt;lastName&gt;Amini&lt;/lastName&gt;&lt;/author&gt;&lt;author&gt;&lt;firstName&gt;Selene&lt;/firstName&gt;&lt;middleNames&gt;M&lt;/middleNames&gt;&lt;lastName&gt;Virk&lt;/lastName&gt;&lt;/author&gt;&lt;author&gt;&lt;firstName&gt;Tom&lt;/firstName&gt;&lt;lastName&gt;Mikkelsen&lt;/lastName&gt;&lt;/author&gt;&lt;author&gt;&lt;firstName&gt;Daniel&lt;/firstName&gt;&lt;middleNames&gt;J&lt;/middleNames&gt;&lt;lastName&gt;Brat&lt;/lastName&gt;&lt;/author&gt;&lt;author&gt;&lt;firstName&gt;Jonna&lt;/firstName&gt;&lt;lastName&gt;Grimsby&lt;/lastName&gt;&lt;/author&gt;&lt;author&gt;&lt;firstName&gt;Carrie&lt;/firstName&gt;&lt;lastName&gt;Sougnez&lt;/lastName&gt;&lt;/author&gt;&lt;author&gt;&lt;firstName&gt;Florian&lt;/firstName&gt;&lt;lastName&gt;Muller&lt;/lastName&gt;&lt;/author&gt;&lt;author&gt;&lt;firstName&gt;Jian&lt;/firstName&gt;&lt;lastName&gt;Hu&lt;/lastName&gt;&lt;/author&gt;&lt;author&gt;&lt;firstName&gt;Andrew&lt;/firstName&gt;&lt;middleNames&gt;E&lt;/middleNames&gt;&lt;lastName&gt;Sloan&lt;/lastName&gt;&lt;/author&gt;&lt;author&gt;&lt;firstName&gt;Mark&lt;/firstName&gt;&lt;middleNames&gt;L&lt;/middleNames&gt;&lt;lastName&gt;Cohen&lt;/lastName&gt;&lt;/author&gt;&lt;author&gt;&lt;lastName&gt;Meir&lt;/lastName&gt;&lt;nonDroppingParticle&gt;Van&lt;/nonDroppingParticle&gt;&lt;firstName&gt;Erwin&lt;/firstName&gt;&lt;middleNames&gt;G&lt;/middleNames&gt;&lt;/author&gt;&lt;author&gt;&lt;firstName&gt;Lisa&lt;/firstName&gt;&lt;lastName&gt;Scarpace&lt;/lastName&gt;&lt;/author&gt;&lt;author&gt;&lt;firstName&gt;Peter&lt;/firstName&gt;&lt;middleNames&gt;W&lt;/middleNames&gt;&lt;lastName&gt;Laird&lt;/lastName&gt;&lt;/author&gt;&lt;author&gt;&lt;firstName&gt;John&lt;/firstName&gt;&lt;middleNames&gt;N&lt;/middleNames&gt;&lt;lastName&gt;Weinstein&lt;/lastName&gt;&lt;/author&gt;&lt;author&gt;&lt;firstName&gt;Eric&lt;/firstName&gt;&lt;middleNames&gt;S&lt;/middleNames&gt;&lt;lastName&gt;Lander&lt;/lastName&gt;&lt;/author&gt;&lt;author&gt;&lt;firstName&gt;Stacey&lt;/firstName&gt;&lt;lastName&gt;Gabriel&lt;/lastName&gt;&lt;/author&gt;&lt;author&gt;&lt;firstName&gt;Gad&lt;/firstName&gt;&lt;lastName&gt;Getz&lt;/lastName&gt;&lt;/author&gt;&lt;author&gt;&lt;firstName&gt;Matthew&lt;/firstName&gt;&lt;lastName&gt;Meyerson&lt;/lastName&gt;&lt;/author&gt;&lt;author&gt;&lt;firstName&gt;Lynda&lt;/firstName&gt;&lt;lastName&gt;Chin&lt;/lastName&gt;&lt;/author&gt;&lt;author&gt;&lt;firstName&gt;Jill&lt;/firstName&gt;&lt;middleNames&gt;S&lt;/middleNames&gt;&lt;lastName&gt;Barnholtz-Sloan&lt;/lastName&gt;&lt;/author&gt;&lt;author&gt;&lt;firstName&gt;Roel&lt;/firstName&gt;&lt;middleNames&gt;G W&lt;/middleNames&gt;&lt;lastName&gt;Verhaak&lt;/lastName&gt;&lt;/author&gt;&lt;/authors&gt;&lt;/publication&gt;&lt;publication&gt;&lt;volume&gt;28&lt;/volume&gt;&lt;publication_date&gt;99201509001200000000220000&lt;/publication_date&gt;&lt;number&gt;3&lt;/number&gt;&lt;doi&gt;10.1016/j.ccell.2015.07.013&lt;/doi&gt;&lt;startpage&gt;318&lt;/startpage&gt;&lt;title&gt;Spatiotemporal Evolution of the Primary Glioblastoma Genome&lt;/title&gt;&lt;uuid&gt;B19263DC-411F-4A84-A0FC-722A5FA617A7&lt;/uuid&gt;&lt;subtype&gt;400&lt;/subtype&gt;&lt;endpage&gt;328&lt;/endpage&gt;&lt;type&gt;400&lt;/type&gt;&lt;url&gt;http://linkinghub.elsevier.com/retrieve/pii/S1535610815002652&lt;/url&gt;&lt;bundle&gt;&lt;publication&gt;&lt;publisher&gt;Elsevier&lt;/publisher&gt;&lt;url&gt;http://www.cell.com&lt;/url&gt;&lt;title&gt;Cancer Cell&lt;/title&gt;&lt;type&gt;-100&lt;/type&gt;&lt;subtype&gt;-100&lt;/subtype&gt;&lt;uuid&gt;B27D0AD8-9C7A-4AC2-9141-2E57FC4B2D1C&lt;/uuid&gt;&lt;/publication&gt;&lt;/bundle&gt;&lt;authors&gt;&lt;author&gt;&lt;firstName&gt;Jinkuk&lt;/firstName&gt;&lt;lastName&gt;Kim&lt;/lastName&gt;&lt;/author&gt;&lt;author&gt;&lt;firstName&gt;In-Hee&lt;/firstName&gt;&lt;lastName&gt;Lee&lt;/lastName&gt;&lt;/author&gt;&lt;author&gt;&lt;firstName&gt;Hee&lt;/firstName&gt;&lt;middleNames&gt;Jin&lt;/middleNames&gt;&lt;lastName&gt;Cho&lt;/lastName&gt;&lt;/author&gt;&lt;author&gt;&lt;firstName&gt;Chul-Kee&lt;/firstName&gt;&lt;lastName&gt;Park&lt;/lastName&gt;&lt;/author&gt;&lt;author&gt;&lt;firstName&gt;Yang-Soon&lt;/firstName&gt;&lt;lastName&gt;Jung&lt;/lastName&gt;&lt;/author&gt;&lt;author&gt;&lt;firstName&gt;Yanghee&lt;/firstName&gt;&lt;lastName&gt;Kim&lt;/lastName&gt;&lt;/author&gt;&lt;author&gt;&lt;firstName&gt;So&lt;/firstName&gt;&lt;middleNames&gt;Hee&lt;/middleNames&gt;&lt;lastName&gt;Nam&lt;/lastName&gt;&lt;/author&gt;&lt;author&gt;&lt;firstName&gt;Byung&lt;/firstName&gt;&lt;middleNames&gt;Sup&lt;/middleNames&gt;&lt;lastName&gt;Kim&lt;/lastName&gt;&lt;/author&gt;&lt;author&gt;&lt;firstName&gt;Mark&lt;/firstName&gt;&lt;middleNames&gt;D&lt;/middleNames&gt;&lt;lastName&gt;Johnson&lt;/lastName&gt;&lt;/author&gt;&lt;author&gt;&lt;firstName&gt;Doo-Sik&lt;/firstName&gt;&lt;lastName&gt;Kong&lt;/lastName&gt;&lt;/author&gt;&lt;author&gt;&lt;firstName&gt;Ho&lt;/firstName&gt;&lt;middleNames&gt;Jun&lt;/middleNames&gt;&lt;lastName&gt;Seol&lt;/lastName&gt;&lt;/author&gt;&lt;author&gt;&lt;firstName&gt;Jung-Il&lt;/firstName&gt;&lt;lastName&gt;Lee&lt;/lastName&gt;&lt;/author&gt;&lt;author&gt;&lt;firstName&gt;Kyeung&lt;/firstName&gt;&lt;middleNames&gt;Min&lt;/middleNames&gt;&lt;lastName&gt;Joo&lt;/lastName&gt;&lt;/author&gt;&lt;author&gt;&lt;firstName&gt;Yeup&lt;/firstName&gt;&lt;lastName&gt;Yoon&lt;/lastName&gt;&lt;/author&gt;&lt;author&gt;&lt;firstName&gt;Woong-Yang&lt;/firstName&gt;&lt;lastName&gt;Park&lt;/lastName&gt;&lt;/author&gt;&lt;author&gt;&lt;firstName&gt;Jeongwu&lt;/firstName&gt;&lt;lastName&gt;Lee&lt;/lastName&gt;&lt;/author&gt;&lt;author&gt;&lt;firstName&gt;Peter&lt;/firstName&gt;&lt;middleNames&gt;J&lt;/middleNames&gt;&lt;lastName&gt;Park&lt;/lastName&gt;&lt;/author&gt;&lt;author&gt;&lt;firstName&gt;Do-Hyun&lt;/firstName&gt;&lt;lastName&gt;Nam&lt;/lastName&gt;&lt;/author&gt;&lt;/authors&gt;&lt;/publication&gt;&lt;/publications&gt;&lt;cites&gt;&lt;/cites&gt;&lt;/citation&gt;</w:instrText>
      </w:r>
      <w:r w:rsidR="00407C5D">
        <w:rPr>
          <w:rFonts w:ascii="Arial" w:hAnsi="Arial" w:cs="Arial"/>
        </w:rPr>
        <w:fldChar w:fldCharType="separate"/>
      </w:r>
      <w:r w:rsidR="005E73A2">
        <w:rPr>
          <w:rFonts w:ascii="Helvetica" w:hAnsi="Helvetica" w:cs="Helvetica"/>
        </w:rPr>
        <w:t>[5-7]</w:t>
      </w:r>
      <w:r w:rsidR="00407C5D">
        <w:rPr>
          <w:rFonts w:ascii="Arial" w:hAnsi="Arial" w:cs="Arial"/>
        </w:rPr>
        <w:fldChar w:fldCharType="end"/>
      </w:r>
      <w:r>
        <w:rPr>
          <w:rFonts w:ascii="Arial" w:hAnsi="Arial" w:cs="Arial"/>
        </w:rPr>
        <w:t xml:space="preserve">. </w:t>
      </w:r>
      <w:r w:rsidR="00CA3165">
        <w:rPr>
          <w:rFonts w:ascii="Arial" w:hAnsi="Arial" w:cs="Arial"/>
        </w:rPr>
        <w:t xml:space="preserve">The disease </w:t>
      </w:r>
      <w:r w:rsidR="00505916">
        <w:rPr>
          <w:rFonts w:ascii="Arial" w:hAnsi="Arial" w:cs="Arial"/>
        </w:rPr>
        <w:t>aetiology</w:t>
      </w:r>
      <w:r w:rsidR="00CA3165">
        <w:rPr>
          <w:rFonts w:ascii="Arial" w:hAnsi="Arial" w:cs="Arial"/>
        </w:rPr>
        <w:t xml:space="preserve"> and clinical course </w:t>
      </w:r>
      <w:del w:id="35" w:author="Microsoft Office User" w:date="2018-04-25T12:14:00Z">
        <w:r w:rsidR="00CA3165" w:rsidDel="00D815A6">
          <w:rPr>
            <w:rFonts w:ascii="Arial" w:hAnsi="Arial" w:cs="Arial"/>
          </w:rPr>
          <w:delText xml:space="preserve">is quite peculiar with respect to </w:delText>
        </w:r>
      </w:del>
      <w:ins w:id="36" w:author="Microsoft Office User" w:date="2018-04-25T12:14:00Z">
        <w:r w:rsidR="00D815A6">
          <w:rPr>
            <w:rFonts w:ascii="Arial" w:hAnsi="Arial" w:cs="Arial"/>
          </w:rPr>
          <w:t xml:space="preserve">have distinct </w:t>
        </w:r>
      </w:ins>
      <w:ins w:id="37" w:author="Microsoft Office User" w:date="2018-04-25T12:15:00Z">
        <w:r w:rsidR="00D815A6">
          <w:rPr>
            <w:rFonts w:ascii="Arial" w:hAnsi="Arial" w:cs="Arial"/>
          </w:rPr>
          <w:t>features compared to</w:t>
        </w:r>
      </w:ins>
      <w:ins w:id="38" w:author="Microsoft Office User" w:date="2018-04-25T12:14:00Z">
        <w:r w:rsidR="00D815A6">
          <w:rPr>
            <w:rFonts w:ascii="Arial" w:hAnsi="Arial" w:cs="Arial"/>
          </w:rPr>
          <w:t xml:space="preserve"> </w:t>
        </w:r>
      </w:ins>
      <w:r w:rsidR="00CA3165">
        <w:rPr>
          <w:rFonts w:ascii="Arial" w:hAnsi="Arial" w:cs="Arial"/>
        </w:rPr>
        <w:t xml:space="preserve">other </w:t>
      </w:r>
      <w:r w:rsidR="004B337B">
        <w:rPr>
          <w:rFonts w:ascii="Arial" w:hAnsi="Arial" w:cs="Arial"/>
        </w:rPr>
        <w:t>cancers</w:t>
      </w:r>
      <w:r w:rsidR="00CA3165">
        <w:rPr>
          <w:rFonts w:ascii="Arial" w:hAnsi="Arial" w:cs="Arial"/>
        </w:rPr>
        <w:t xml:space="preserve">. </w:t>
      </w:r>
      <w:r w:rsidR="00505916">
        <w:rPr>
          <w:rFonts w:ascii="Arial" w:hAnsi="Arial" w:cs="Arial"/>
        </w:rPr>
        <w:t>Unlike other solid tumours, glioblastoma</w:t>
      </w:r>
      <w:r>
        <w:rPr>
          <w:rFonts w:ascii="Arial" w:hAnsi="Arial" w:cs="Arial"/>
        </w:rPr>
        <w:t xml:space="preserve"> rarely metastasises outside the brain, </w:t>
      </w:r>
      <w:r w:rsidR="004B337B">
        <w:rPr>
          <w:rFonts w:ascii="Arial" w:hAnsi="Arial" w:cs="Arial"/>
        </w:rPr>
        <w:t>but</w:t>
      </w:r>
      <w:r>
        <w:rPr>
          <w:rFonts w:ascii="Arial" w:hAnsi="Arial" w:cs="Arial"/>
        </w:rPr>
        <w:t xml:space="preserve"> it invariably recurs</w:t>
      </w:r>
      <w:r w:rsidR="00FC04A4">
        <w:rPr>
          <w:rFonts w:ascii="Arial" w:hAnsi="Arial" w:cs="Arial"/>
        </w:rPr>
        <w:t xml:space="preserve">, limiting the median survival to </w:t>
      </w:r>
      <w:ins w:id="39" w:author="Microsoft Office User" w:date="2018-04-25T12:15:00Z">
        <w:r w:rsidR="00D815A6">
          <w:rPr>
            <w:rFonts w:ascii="Arial" w:hAnsi="Arial" w:cs="Arial"/>
          </w:rPr>
          <w:t xml:space="preserve">approximately </w:t>
        </w:r>
      </w:ins>
      <w:r w:rsidR="00FC04A4">
        <w:rPr>
          <w:rFonts w:ascii="Arial" w:hAnsi="Arial" w:cs="Arial"/>
        </w:rPr>
        <w:t>14 months</w:t>
      </w:r>
      <w:r w:rsidR="00FC04A4">
        <w:rPr>
          <w:rFonts w:ascii="Arial" w:hAnsi="Arial" w:cs="Arial"/>
        </w:rPr>
        <w:fldChar w:fldCharType="begin"/>
      </w:r>
      <w:r w:rsidR="00E563F7">
        <w:rPr>
          <w:rFonts w:ascii="Arial" w:hAnsi="Arial" w:cs="Arial"/>
        </w:rPr>
        <w:instrText xml:space="preserve"> ADDIN PAPERS2_CITATIONS &lt;citation&gt;&lt;uuid&gt;3EA837F1-F043-46C9-A0D8-97DC0C1D89D8&lt;/uuid&gt;&lt;priority&gt;0&lt;/priority&gt;&lt;publications&gt;&lt;publication&gt;&lt;volume&gt;352&lt;/volume&gt;&lt;publication_date&gt;99200500001200000000200000&lt;/publication_date&gt;&lt;number&gt;10&lt;/number&gt;&lt;startpage&gt;987&lt;/startpage&gt;&lt;title&gt;Radiotherapy plus Concomitant and Adjuvant Temozolomide for Glioblastoma — NEJM&lt;/title&gt;&lt;uuid&gt;0712909C-D9BC-4D17-8314-CE0CB1019F52&lt;/uuid&gt;&lt;subtype&gt;400&lt;/subtype&gt;&lt;endpage&gt;996&lt;/endpage&gt;&lt;type&gt;400&lt;/type&gt;&lt;url&gt;http://www.nejm.org/doi/full/10.1056/NEJMoa043330&lt;/url&gt;&lt;bundle&gt;&lt;publication&gt;&lt;publisher&gt;Massachusetts Medical Society&lt;/publisher&gt;&lt;url&gt;http://www.nejm.org&lt;/url&gt;&lt;title&gt;New England Journal of Medicine&lt;/title&gt;&lt;type&gt;-100&lt;/type&gt;&lt;subtype&gt;-100&lt;/subtype&gt;&lt;uuid&gt;A8931C1F-CB29-4F9E-8FB7-CC27D7DC8276&lt;/uuid&gt;&lt;/publication&gt;&lt;/bundle&gt;&lt;authors&gt;&lt;author&gt;&lt;firstName&gt;R&lt;/firstName&gt;&lt;lastName&gt;Stupp&lt;/lastName&gt;&lt;/author&gt;&lt;author&gt;&lt;firstName&gt;W&lt;/firstName&gt;&lt;middleNames&gt;P&lt;/middleNames&gt;&lt;lastName&gt;Mason&lt;/lastName&gt;&lt;/author&gt;&lt;author&gt;&lt;lastName&gt;Bent&lt;/lastName&gt;&lt;nonDroppingParticle&gt;Van Den&lt;/nonDroppingParticle&gt;&lt;firstName&gt;M&lt;/firstName&gt;&lt;middleNames&gt;J&lt;/middleNames&gt;&lt;/author&gt;&lt;/authors&gt;&lt;/publication&gt;&lt;/publications&gt;&lt;cites&gt;&lt;/cites&gt;&lt;/citation&gt;</w:instrText>
      </w:r>
      <w:r w:rsidR="00FC04A4">
        <w:rPr>
          <w:rFonts w:ascii="Arial" w:hAnsi="Arial" w:cs="Arial"/>
        </w:rPr>
        <w:fldChar w:fldCharType="separate"/>
      </w:r>
      <w:r w:rsidR="005E73A2">
        <w:rPr>
          <w:rFonts w:ascii="Helvetica" w:hAnsi="Helvetica" w:cs="Helvetica"/>
        </w:rPr>
        <w:t>[1]</w:t>
      </w:r>
      <w:r w:rsidR="00FC04A4">
        <w:rPr>
          <w:rFonts w:ascii="Arial" w:hAnsi="Arial" w:cs="Arial"/>
        </w:rPr>
        <w:fldChar w:fldCharType="end"/>
      </w:r>
      <w:r w:rsidR="00FC04A4">
        <w:rPr>
          <w:rFonts w:ascii="Arial" w:hAnsi="Arial" w:cs="Arial"/>
        </w:rPr>
        <w:t xml:space="preserve">. </w:t>
      </w:r>
      <w:ins w:id="40" w:author="Microsoft Office User" w:date="2018-04-25T12:16:00Z">
        <w:r w:rsidR="00D815A6">
          <w:rPr>
            <w:rFonts w:ascii="Arial" w:hAnsi="Arial" w:cs="Arial"/>
          </w:rPr>
          <w:t xml:space="preserve">In approximately </w:t>
        </w:r>
      </w:ins>
      <w:ins w:id="41" w:author="Microsoft Office User" w:date="2018-04-25T12:17:00Z">
        <w:r w:rsidR="00D815A6">
          <w:rPr>
            <w:rFonts w:ascii="Arial" w:hAnsi="Arial" w:cs="Arial"/>
          </w:rPr>
          <w:t xml:space="preserve">80% of </w:t>
        </w:r>
      </w:ins>
      <w:ins w:id="42" w:author="Microsoft Office User" w:date="2018-04-25T12:18:00Z">
        <w:r w:rsidR="00D815A6">
          <w:rPr>
            <w:rFonts w:ascii="Arial" w:hAnsi="Arial" w:cs="Arial"/>
          </w:rPr>
          <w:t xml:space="preserve">aggressively treated </w:t>
        </w:r>
      </w:ins>
      <w:ins w:id="43" w:author="Microsoft Office User" w:date="2018-04-25T12:17:00Z">
        <w:r w:rsidR="00D815A6">
          <w:rPr>
            <w:rFonts w:ascii="Arial" w:hAnsi="Arial" w:cs="Arial"/>
          </w:rPr>
          <w:t>patients</w:t>
        </w:r>
      </w:ins>
      <w:ins w:id="44" w:author="Microsoft Office User" w:date="2018-04-25T12:20:00Z">
        <w:r w:rsidR="00D815A6">
          <w:rPr>
            <w:rFonts w:ascii="Arial" w:hAnsi="Arial" w:cs="Arial"/>
          </w:rPr>
          <w:t>,</w:t>
        </w:r>
      </w:ins>
      <w:ins w:id="45" w:author="Microsoft Office User" w:date="2018-04-25T12:17:00Z">
        <w:r w:rsidR="00D815A6">
          <w:rPr>
            <w:rFonts w:ascii="Arial" w:hAnsi="Arial" w:cs="Arial"/>
          </w:rPr>
          <w:t xml:space="preserve"> disease progression/recurrence</w:t>
        </w:r>
      </w:ins>
      <w:ins w:id="46" w:author="Microsoft Office User" w:date="2018-04-25T12:18:00Z">
        <w:r w:rsidR="00D815A6">
          <w:rPr>
            <w:rFonts w:ascii="Arial" w:hAnsi="Arial" w:cs="Arial"/>
          </w:rPr>
          <w:t xml:space="preserve"> occurs within 2cm of the resection margin.</w:t>
        </w:r>
      </w:ins>
      <w:ins w:id="47" w:author="Microsoft Office User" w:date="2018-04-25T12:17:00Z">
        <w:r w:rsidR="00D815A6">
          <w:rPr>
            <w:rFonts w:ascii="Arial" w:hAnsi="Arial" w:cs="Arial"/>
          </w:rPr>
          <w:t xml:space="preserve"> </w:t>
        </w:r>
      </w:ins>
      <w:ins w:id="48" w:author="Microsoft Office User" w:date="2018-04-25T12:18:00Z">
        <w:r w:rsidR="00D815A6">
          <w:rPr>
            <w:rFonts w:ascii="Arial" w:hAnsi="Arial" w:cs="Arial"/>
          </w:rPr>
          <w:t>In the remaining patients</w:t>
        </w:r>
      </w:ins>
      <w:ins w:id="49" w:author="Microsoft Office User" w:date="2018-04-25T12:19:00Z">
        <w:r w:rsidR="00D815A6">
          <w:rPr>
            <w:rFonts w:ascii="Arial" w:hAnsi="Arial" w:cs="Arial"/>
          </w:rPr>
          <w:t>,</w:t>
        </w:r>
      </w:ins>
      <w:ins w:id="50" w:author="Microsoft Office User" w:date="2018-04-25T12:18:00Z">
        <w:r w:rsidR="00D815A6">
          <w:rPr>
            <w:rFonts w:ascii="Arial" w:hAnsi="Arial" w:cs="Arial"/>
          </w:rPr>
          <w:t xml:space="preserve"> </w:t>
        </w:r>
      </w:ins>
      <w:del w:id="51" w:author="Microsoft Office User" w:date="2018-04-25T12:18:00Z">
        <w:r w:rsidR="00CA3165" w:rsidDel="00D815A6">
          <w:rPr>
            <w:rFonts w:ascii="Arial" w:hAnsi="Arial" w:cs="Arial"/>
          </w:rPr>
          <w:delText>When</w:delText>
        </w:r>
        <w:r w:rsidR="00FC04A4" w:rsidDel="00D815A6">
          <w:rPr>
            <w:rFonts w:ascii="Arial" w:hAnsi="Arial" w:cs="Arial"/>
          </w:rPr>
          <w:delText xml:space="preserve"> only partial removal of the primary tumour is possible, the cancer usually recurs near the resection bed</w:delText>
        </w:r>
        <w:r w:rsidR="00CA3165" w:rsidDel="00D815A6">
          <w:rPr>
            <w:rFonts w:ascii="Arial" w:hAnsi="Arial" w:cs="Arial"/>
          </w:rPr>
          <w:delText xml:space="preserve">, as one would expect. </w:delText>
        </w:r>
      </w:del>
      <w:del w:id="52" w:author="Microsoft Office User" w:date="2018-04-25T12:19:00Z">
        <w:r w:rsidR="00CA3165" w:rsidDel="00D815A6">
          <w:rPr>
            <w:rFonts w:ascii="Arial" w:hAnsi="Arial" w:cs="Arial"/>
          </w:rPr>
          <w:delText>Remarkably however</w:delText>
        </w:r>
        <w:r w:rsidR="00FC04A4" w:rsidDel="00D815A6">
          <w:rPr>
            <w:rFonts w:ascii="Arial" w:hAnsi="Arial" w:cs="Arial"/>
          </w:rPr>
          <w:delText>,</w:delText>
        </w:r>
      </w:del>
      <w:ins w:id="53" w:author="Microsoft Office User" w:date="2018-04-25T12:19:00Z">
        <w:r w:rsidR="00D815A6">
          <w:rPr>
            <w:rFonts w:ascii="Arial" w:hAnsi="Arial" w:cs="Arial"/>
          </w:rPr>
          <w:t>even</w:t>
        </w:r>
      </w:ins>
      <w:r w:rsidR="00FC04A4">
        <w:rPr>
          <w:rFonts w:ascii="Arial" w:hAnsi="Arial" w:cs="Arial"/>
        </w:rPr>
        <w:t xml:space="preserve"> when </w:t>
      </w:r>
      <w:r>
        <w:rPr>
          <w:rFonts w:ascii="Arial" w:hAnsi="Arial" w:cs="Arial"/>
        </w:rPr>
        <w:t xml:space="preserve">complete surgical removal of the primary lesion </w:t>
      </w:r>
      <w:r w:rsidR="00D52BC8">
        <w:rPr>
          <w:rFonts w:ascii="Arial" w:hAnsi="Arial" w:cs="Arial"/>
        </w:rPr>
        <w:t xml:space="preserve">is </w:t>
      </w:r>
      <w:r>
        <w:rPr>
          <w:rFonts w:ascii="Arial" w:hAnsi="Arial" w:cs="Arial"/>
        </w:rPr>
        <w:t>possible</w:t>
      </w:r>
      <w:r w:rsidR="00FC04A4">
        <w:rPr>
          <w:rFonts w:ascii="Arial" w:hAnsi="Arial" w:cs="Arial"/>
        </w:rPr>
        <w:t>, the tumour</w:t>
      </w:r>
      <w:r w:rsidR="00CA3165">
        <w:rPr>
          <w:rFonts w:ascii="Arial" w:hAnsi="Arial" w:cs="Arial"/>
        </w:rPr>
        <w:t xml:space="preserve"> </w:t>
      </w:r>
      <w:del w:id="54" w:author="Microsoft Office User" w:date="2018-04-25T12:19:00Z">
        <w:r w:rsidR="00CA3165" w:rsidDel="00D815A6">
          <w:rPr>
            <w:rFonts w:ascii="Arial" w:hAnsi="Arial" w:cs="Arial"/>
          </w:rPr>
          <w:delText>inevitably</w:delText>
        </w:r>
        <w:r w:rsidR="00FC04A4" w:rsidDel="00D815A6">
          <w:rPr>
            <w:rFonts w:ascii="Arial" w:hAnsi="Arial" w:cs="Arial"/>
          </w:rPr>
          <w:delText xml:space="preserve"> </w:delText>
        </w:r>
      </w:del>
      <w:r w:rsidR="00FC04A4">
        <w:rPr>
          <w:rFonts w:ascii="Arial" w:hAnsi="Arial" w:cs="Arial"/>
        </w:rPr>
        <w:t xml:space="preserve">recurs </w:t>
      </w:r>
      <w:r w:rsidR="00FC04A4" w:rsidRPr="00E563F7">
        <w:rPr>
          <w:rFonts w:ascii="Arial" w:hAnsi="Arial" w:cs="Arial"/>
        </w:rPr>
        <w:t>distally</w:t>
      </w:r>
      <w:r w:rsidR="00E563F7">
        <w:rPr>
          <w:rFonts w:ascii="Arial" w:hAnsi="Arial" w:cs="Arial"/>
        </w:rPr>
        <w:t xml:space="preserve"> </w:t>
      </w:r>
      <w:r w:rsidR="00FC04A4" w:rsidRPr="00E563F7">
        <w:rPr>
          <w:rFonts w:ascii="Arial" w:hAnsi="Arial" w:cs="Arial"/>
        </w:rPr>
        <w:fldChar w:fldCharType="begin"/>
      </w:r>
      <w:r w:rsidR="00E563F7" w:rsidRPr="00E563F7">
        <w:rPr>
          <w:rFonts w:ascii="Arial" w:hAnsi="Arial" w:cs="Arial"/>
        </w:rPr>
        <w:instrText xml:space="preserve"> ADDIN PAPERS2_CITATIONS &lt;citation&gt;&lt;uuid&gt;D021DC84-0697-407C-A243-B595D4EFC42F&lt;/uuid&gt;&lt;priority&gt;0&lt;/priority&gt;&lt;publications&gt;&lt;publication&gt;&lt;volume&gt;28&lt;/volume&gt;&lt;publication_date&gt;99201509001200000000220000&lt;/publication_date&gt;&lt;number&gt;3&lt;/number&gt;&lt;doi&gt;10.1016/j.ccell.2015.07.013&lt;/doi&gt;&lt;startpage&gt;318&lt;/startpage&gt;&lt;title&gt;Spatiotemporal Evolution of the Primary Glioblastoma Genome&lt;/title&gt;&lt;uuid&gt;B19263DC-411F-4A84-A0FC-722A5FA617A7&lt;/uuid&gt;&lt;subtype&gt;400&lt;/subtype&gt;&lt;endpage&gt;328&lt;/endpage&gt;&lt;type&gt;400&lt;/type&gt;&lt;url&gt;http://linkinghub.elsevier.com/retrieve/pii/S1535610815002652&lt;/url&gt;&lt;bundle&gt;&lt;publication&gt;&lt;publisher&gt;Elsevier&lt;/publisher&gt;&lt;url&gt;http://www.cell.com&lt;/url&gt;&lt;title&gt;Cancer Cell&lt;/title&gt;&lt;type&gt;-100&lt;/type&gt;&lt;subtype&gt;-100&lt;/subtype&gt;&lt;uuid&gt;B27D0AD8-9C7A-4AC2-9141-2E57FC4B2D1C&lt;/uuid&gt;&lt;/publication&gt;&lt;/bundle&gt;&lt;authors&gt;&lt;author&gt;&lt;firstName&gt;Jinkuk&lt;/firstName&gt;&lt;lastName&gt;Kim&lt;/lastName&gt;&lt;/author&gt;&lt;author&gt;&lt;firstName&gt;In-Hee&lt;/firstName&gt;&lt;lastName&gt;Lee&lt;/lastName&gt;&lt;/author&gt;&lt;author&gt;&lt;firstName&gt;Hee&lt;/firstName&gt;&lt;middleNames&gt;Jin&lt;/middleNames&gt;&lt;lastName&gt;Cho&lt;/lastName&gt;&lt;/author&gt;&lt;author&gt;&lt;firstName&gt;Chul-Kee&lt;/firstName&gt;&lt;lastName&gt;Park&lt;/lastName&gt;&lt;/author&gt;&lt;author&gt;&lt;firstName&gt;Yang-Soon&lt;/firstName&gt;&lt;lastName&gt;Jung&lt;/lastName&gt;&lt;/author&gt;&lt;author&gt;&lt;firstName&gt;Yanghee&lt;/firstName&gt;&lt;lastName&gt;Kim&lt;/lastName&gt;&lt;/author&gt;&lt;author&gt;&lt;firstName&gt;So&lt;/firstName&gt;&lt;middleNames&gt;Hee&lt;/middleNames&gt;&lt;lastName&gt;Nam&lt;/lastName&gt;&lt;/author&gt;&lt;author&gt;&lt;firstName&gt;Byung&lt;/firstName&gt;&lt;middleNames&gt;Sup&lt;/middleNames&gt;&lt;lastName&gt;Kim&lt;/lastName&gt;&lt;/author&gt;&lt;author&gt;&lt;firstName&gt;Mark&lt;/firstName&gt;&lt;middleNames&gt;D&lt;/middleNames&gt;&lt;lastName&gt;Johnson&lt;/lastName&gt;&lt;/author&gt;&lt;author&gt;&lt;firstName&gt;Doo-Sik&lt;/firstName&gt;&lt;lastName&gt;Kong&lt;/lastName&gt;&lt;/author&gt;&lt;author&gt;&lt;firstName&gt;Ho&lt;/firstName&gt;&lt;middleNames&gt;Jun&lt;/middleNames&gt;&lt;lastName&gt;Seol&lt;/lastName&gt;&lt;/author&gt;&lt;author&gt;&lt;firstName&gt;Jung-Il&lt;/firstName&gt;&lt;lastName&gt;Lee&lt;/lastName&gt;&lt;/author&gt;&lt;author&gt;&lt;firstName&gt;Kyeung&lt;/firstName&gt;&lt;middleNames&gt;Min&lt;/middleNames&gt;&lt;lastName&gt;Joo&lt;/lastName&gt;&lt;/author&gt;&lt;author&gt;&lt;firstName&gt;Yeup&lt;/firstName&gt;&lt;lastName&gt;Yoon&lt;/lastName&gt;&lt;/author&gt;&lt;author&gt;&lt;firstName&gt;Woong-Yang&lt;/firstName&gt;&lt;lastName&gt;Park&lt;/lastName&gt;&lt;/author&gt;&lt;author&gt;&lt;firstName&gt;Jeongwu&lt;/firstName&gt;&lt;lastName&gt;Lee&lt;/lastName&gt;&lt;/author&gt;&lt;author&gt;&lt;firstName&gt;Peter&lt;/firstName&gt;&lt;middleNames&gt;J&lt;/middleNames&gt;&lt;lastName&gt;Park&lt;/lastName&gt;&lt;/author&gt;&lt;author&gt;&lt;firstName&gt;Do-Hyun&lt;/firstName&gt;&lt;lastName&gt;Nam&lt;/lastName&gt;&lt;/author&gt;&lt;/authors&gt;&lt;/publication&gt;&lt;publication&gt;&lt;uuid&gt;0F98D772-4748-407E-B492-11DA3D9BCB20&lt;/uuid&gt;&lt;volume&gt;48&lt;/volume&gt;&lt;accepted_date&gt;99201605161200000000222000&lt;/accepted_date&gt;&lt;doi&gt;10.1038/ng.3590&lt;/doi&gt;&lt;startpage&gt;768&lt;/startpage&gt;&lt;publication_date&gt;99201607001200000000220000&lt;/publication_date&gt;&lt;url&gt;http://eutils.ncbi.nlm.nih.gov/entrez/eutils/elink.fcgi?dbfrom=pubmed&amp;amp;id=27270107&amp;amp;retmode=ref&amp;amp;cmd=prlinks&lt;/url&gt;&lt;type&gt;400&lt;/type&gt;&lt;title&gt;Clonal evolution of glioblastoma under therapy.&lt;/title&gt;&lt;submission_date&gt;99201601151200000000222000&lt;/submission_date&gt;&lt;number&gt;7&lt;/number&gt;&lt;institution&gt;Department of Systems Biology, Columbia University, New York, New York, USA.&lt;/institution&gt;&lt;subtype&gt;400&lt;/subtype&gt;&lt;endpage&gt;776&lt;/endpage&gt;&lt;bundle&gt;&lt;publication&gt;&lt;publisher&gt;Nature Publishing Group&lt;/publisher&gt;&lt;url&gt;http://www.nature.com&lt;/url&gt;&lt;title&gt;Nature Genetics&lt;/title&gt;&lt;type&gt;-100&lt;/type&gt;&lt;subtype&gt;-100&lt;/subtype&gt;&lt;uuid&gt;8E1F0196-27E8-4E3E-BE8C-5CF731889EFA&lt;/uuid&gt;&lt;/publication&gt;&lt;/bundle&gt;&lt;authors&gt;&lt;author&gt;&lt;firstName&gt;Jiguang&lt;/firstName&gt;&lt;lastName&gt;Wang&lt;/lastName&gt;&lt;/author&gt;&lt;author&gt;&lt;firstName&gt;Emanuela&lt;/firstName&gt;&lt;lastName&gt;Cazzato&lt;/lastName&gt;&lt;/author&gt;&lt;author&gt;&lt;firstName&gt;Erik&lt;/firstName&gt;&lt;lastName&gt;Ladewig&lt;/lastName&gt;&lt;/author&gt;&lt;author&gt;&lt;firstName&gt;Veronique&lt;/firstName&gt;&lt;lastName&gt;Frattini&lt;/lastName&gt;&lt;/author&gt;&lt;author&gt;&lt;firstName&gt;Daniel&lt;/firstName&gt;&lt;middleNames&gt;I S&lt;/middleNames&gt;&lt;lastName&gt;Rosenbloom&lt;/lastName&gt;&lt;/author&gt;&lt;author&gt;&lt;firstName&gt;Sakellarios&lt;/firstName&gt;&lt;lastName&gt;Zairis&lt;/lastName&gt;&lt;/author&gt;&lt;author&gt;&lt;firstName&gt;Francesco&lt;/firstName&gt;&lt;lastName&gt;Abate&lt;/lastName&gt;&lt;/author&gt;&lt;author&gt;&lt;firstName&gt;Zhaoqi&lt;/firstName&gt;&lt;lastName&gt;Liu&lt;/lastName&gt;&lt;/author&gt;&lt;author&gt;&lt;firstName&gt;Oliver&lt;/firstName&gt;&lt;lastName&gt;Elliott&lt;/lastName&gt;&lt;/author&gt;&lt;author&gt;&lt;firstName&gt;Yong-Jae&lt;/firstName&gt;&lt;lastName&gt;Shin&lt;/lastName&gt;&lt;/author&gt;&lt;author&gt;&lt;firstName&gt;Jin-Ku&lt;/firstName&gt;&lt;lastName&gt;Lee&lt;/lastName&gt;&lt;/author&gt;&lt;author&gt;&lt;firstName&gt;In-Hee&lt;/firstName&gt;&lt;lastName&gt;Lee&lt;/lastName&gt;&lt;/author&gt;&lt;author&gt;&lt;firstName&gt;Woong-Yang&lt;/firstName&gt;&lt;lastName&gt;Park&lt;/lastName&gt;&lt;/author&gt;&lt;author&gt;&lt;firstName&gt;Marica&lt;/firstName&gt;&lt;lastName&gt;Eoli&lt;/lastName&gt;&lt;/author&gt;&lt;author&gt;&lt;firstName&gt;Andrew&lt;/firstName&gt;&lt;middleNames&gt;J&lt;/middleNames&gt;&lt;lastName&gt;Blumberg&lt;/lastName&gt;&lt;/author&gt;&lt;author&gt;&lt;firstName&gt;Anna&lt;/firstName&gt;&lt;lastName&gt;Lasorella&lt;/lastName&gt;&lt;/author&gt;&lt;author&gt;&lt;firstName&gt;Do-Hyun&lt;/firstName&gt;&lt;lastName&gt;Nam&lt;/lastName&gt;&lt;/author&gt;&lt;author&gt;&lt;firstName&gt;Gaetano&lt;/firstName&gt;&lt;lastName&gt;Finocchiaro&lt;/lastName&gt;&lt;/author&gt;&lt;author&gt;&lt;firstName&gt;Antonio&lt;/firstName&gt;&lt;lastName&gt;Iavarone&lt;/lastName&gt;&lt;/author&gt;&lt;author&gt;&lt;firstName&gt;Raul&lt;/firstName&gt;&lt;lastName&gt;Rabadan&lt;/lastName&gt;&lt;/author&gt;&lt;/authors&gt;&lt;/publication&gt;&lt;publication&gt;&lt;volume&gt;25&lt;/volume&gt;&lt;publication_date&gt;99201502031200000000222000&lt;/publication_date&gt;&lt;doi&gt;10.1101/gr.180612.114&lt;/doi&gt;&lt;startpage&gt;316&lt;/startpage&gt;&lt;title&gt;Whole-genome and multisector exome sequencing of primary and post-treatment glioblastoma reveals patterns of tumor evolution&lt;/title&gt;&lt;uuid&gt;AD592B3F-A6D8-4240-999E-74A5AEFB7DC7&lt;/uuid&gt;&lt;subtype&gt;400&lt;/subtype&gt;&lt;endpage&gt;327&lt;/endpage&gt;&lt;type&gt;400&lt;/type&gt;&lt;url&gt;http://genome.cshlp.org/lookup/doi/10.1101/gr.180612.114&lt;/url&gt;&lt;bundle&gt;&lt;publication&gt;&lt;publisher&gt;Cold Spring Harbor Lab&lt;/publisher&gt;&lt;url&gt;http://genome.cshlp.org&lt;/url&gt;&lt;title&gt;Genome Research&lt;/title&gt;&lt;type&gt;-100&lt;/type&gt;&lt;subtype&gt;-100&lt;/subtype&gt;&lt;uuid&gt;7850A71A-9FE7-4866-9B91-1934D41A9C76&lt;/uuid&gt;&lt;/publication&gt;&lt;/bundle&gt;&lt;authors&gt;&lt;author&gt;&lt;firstName&gt;Hoon&lt;/firstName&gt;&lt;lastName&gt;Kim&lt;/lastName&gt;&lt;/author&gt;&lt;author&gt;&lt;firstName&gt;Siyuan&lt;/firstName&gt;&lt;lastName&gt;Zheng&lt;/lastName&gt;&lt;/author&gt;&lt;author&gt;&lt;firstName&gt;Seyed&lt;/firstName&gt;&lt;middleNames&gt;S&lt;/middleNames&gt;&lt;lastName&gt;Amini&lt;/lastName&gt;&lt;/author&gt;&lt;author&gt;&lt;firstName&gt;Selene&lt;/firstName&gt;&lt;middleNames&gt;M&lt;/middleNames&gt;&lt;lastName&gt;Virk&lt;/lastName&gt;&lt;/author&gt;&lt;author&gt;&lt;firstName&gt;Tom&lt;/firstName&gt;&lt;lastName&gt;Mikkelsen&lt;/lastName&gt;&lt;/author&gt;&lt;author&gt;&lt;firstName&gt;Daniel&lt;/firstName&gt;&lt;middleNames&gt;J&lt;/middleNames&gt;&lt;lastName&gt;Brat&lt;/lastName&gt;&lt;/author&gt;&lt;author&gt;&lt;firstName&gt;Jonna&lt;/firstName&gt;&lt;lastName&gt;Grimsby&lt;/lastName&gt;&lt;/author&gt;&lt;author&gt;&lt;firstName&gt;Carrie&lt;/firstName&gt;&lt;lastName&gt;Sougnez&lt;/lastName&gt;&lt;/author&gt;&lt;author&gt;&lt;firstName&gt;Florian&lt;/firstName&gt;&lt;lastName&gt;Muller&lt;/lastName&gt;&lt;/author&gt;&lt;author&gt;&lt;firstName&gt;Jian&lt;/firstName&gt;&lt;lastName&gt;Hu&lt;/lastName&gt;&lt;/author&gt;&lt;author&gt;&lt;firstName&gt;Andrew&lt;/firstName&gt;&lt;middleNames&gt;E&lt;/middleNames&gt;&lt;lastName&gt;Sloan&lt;/lastName&gt;&lt;/author&gt;&lt;author&gt;&lt;firstName&gt;Mark&lt;/firstName&gt;&lt;middleNames&gt;L&lt;/middleNames&gt;&lt;lastName&gt;Cohen&lt;/lastName&gt;&lt;/author&gt;&lt;author&gt;&lt;lastName&gt;Meir&lt;/lastName&gt;&lt;nonDroppingParticle&gt;Van&lt;/nonDroppingParticle&gt;&lt;firstName&gt;Erwin&lt;/firstName&gt;&lt;middleNames&gt;G&lt;/middleNames&gt;&lt;/author&gt;&lt;author&gt;&lt;firstName&gt;Lisa&lt;/firstName&gt;&lt;lastName&gt;Scarpace&lt;/lastName&gt;&lt;/author&gt;&lt;author&gt;&lt;firstName&gt;Peter&lt;/firstName&gt;&lt;middleNames&gt;W&lt;/middleNames&gt;&lt;lastName&gt;Laird&lt;/lastName&gt;&lt;/author&gt;&lt;author&gt;&lt;firstName&gt;John&lt;/firstName&gt;&lt;middleNames&gt;N&lt;/middleNames&gt;&lt;lastName&gt;Weinstein&lt;/lastName&gt;&lt;/author&gt;&lt;author&gt;&lt;firstName&gt;Eric&lt;/firstName&gt;&lt;middleNames&gt;S&lt;/middleNames&gt;&lt;lastName&gt;Lander&lt;/lastName&gt;&lt;/author&gt;&lt;author&gt;&lt;firstName&gt;Stacey&lt;/firstName&gt;&lt;lastName&gt;Gabriel&lt;/lastName&gt;&lt;/author&gt;&lt;author&gt;&lt;firstName&gt;Gad&lt;/firstName&gt;&lt;lastName&gt;Getz&lt;/lastName&gt;&lt;/author&gt;&lt;author&gt;&lt;firstName&gt;Matthew&lt;/firstName&gt;&lt;lastName&gt;Meyerson&lt;/lastName&gt;&lt;/author&gt;&lt;author&gt;&lt;firstName&gt;Lynda&lt;/firstName&gt;&lt;lastName&gt;Chin&lt;/lastName&gt;&lt;/author&gt;&lt;author&gt;&lt;firstName&gt;Jill&lt;/firstName&gt;&lt;middleNames&gt;S&lt;/middleNames&gt;&lt;lastName&gt;Barnholtz-Sloan&lt;/lastName&gt;&lt;/author&gt;&lt;author&gt;&lt;firstName&gt;Roel&lt;/firstName&gt;&lt;middleNames&gt;G W&lt;/middleNames&gt;&lt;lastName&gt;Verhaak&lt;/lastName&gt;&lt;/author&gt;&lt;/authors&gt;&lt;/publication&gt;&lt;/publications&gt;&lt;cites&gt;&lt;/cites&gt;&lt;/citation&gt;</w:instrText>
      </w:r>
      <w:r w:rsidR="00FC04A4" w:rsidRPr="00E563F7">
        <w:rPr>
          <w:rFonts w:ascii="Arial" w:hAnsi="Arial" w:cs="Arial"/>
        </w:rPr>
        <w:fldChar w:fldCharType="separate"/>
      </w:r>
      <w:r w:rsidR="005E73A2" w:rsidRPr="00E563F7">
        <w:rPr>
          <w:rFonts w:ascii="Arial" w:hAnsi="Arial" w:cs="Arial"/>
        </w:rPr>
        <w:t>[6-8]</w:t>
      </w:r>
      <w:r w:rsidR="00FC04A4" w:rsidRPr="00E563F7">
        <w:rPr>
          <w:rFonts w:ascii="Arial" w:hAnsi="Arial" w:cs="Arial"/>
        </w:rPr>
        <w:fldChar w:fldCharType="end"/>
      </w:r>
      <w:r w:rsidR="00CA3165" w:rsidRPr="00156689">
        <w:rPr>
          <w:rFonts w:ascii="Arial" w:hAnsi="Arial" w:cs="Arial"/>
        </w:rPr>
        <w:t xml:space="preserve"> and</w:t>
      </w:r>
      <w:r w:rsidR="00FC04A4" w:rsidRPr="00156689">
        <w:rPr>
          <w:rFonts w:ascii="Arial" w:hAnsi="Arial" w:cs="Arial"/>
        </w:rPr>
        <w:t xml:space="preserve"> </w:t>
      </w:r>
      <w:r w:rsidR="00CA3165" w:rsidRPr="00156689">
        <w:rPr>
          <w:rFonts w:ascii="Arial" w:hAnsi="Arial" w:cs="Arial"/>
        </w:rPr>
        <w:t>e</w:t>
      </w:r>
      <w:r w:rsidR="00FC04A4" w:rsidRPr="00156689">
        <w:rPr>
          <w:rFonts w:ascii="Arial" w:hAnsi="Arial" w:cs="Arial"/>
        </w:rPr>
        <w:t>ven drastic hemispherectomy procedures fail to</w:t>
      </w:r>
      <w:r w:rsidR="00FC04A4" w:rsidRPr="001A0D26">
        <w:rPr>
          <w:rFonts w:ascii="Arial" w:hAnsi="Arial" w:cs="Arial"/>
        </w:rPr>
        <w:t xml:space="preserve"> eradicate the disease</w:t>
      </w:r>
      <w:r w:rsidR="00E563F7">
        <w:rPr>
          <w:rFonts w:ascii="Arial" w:hAnsi="Arial" w:cs="Arial"/>
        </w:rPr>
        <w:t xml:space="preserve"> </w:t>
      </w:r>
      <w:r w:rsidR="00FC04A4" w:rsidRPr="001A0D26">
        <w:rPr>
          <w:rFonts w:ascii="Arial" w:hAnsi="Arial" w:cs="Arial"/>
        </w:rPr>
        <w:fldChar w:fldCharType="begin"/>
      </w:r>
      <w:r w:rsidR="00E563F7">
        <w:rPr>
          <w:rFonts w:ascii="Arial" w:hAnsi="Arial" w:cs="Arial"/>
        </w:rPr>
        <w:instrText xml:space="preserve"> ADDIN PAPERS2_CITATIONS &lt;citation&gt;&lt;uuid&gt;111CD3DE-33B3-4747-BD5C-3623C6B44698&lt;/uuid&gt;&lt;priority&gt;5&lt;/priority&gt;&lt;publications&gt;&lt;publication&gt;&lt;volume&gt;16&lt;/volume&gt;&lt;publication_date&gt;99201403171200000000222000&lt;/publication_date&gt;&lt;number&gt;4&lt;/number&gt;&lt;doi&gt;10.1093/neuonc/not326&lt;/doi&gt;&lt;startpage&gt;611&lt;/startpage&gt;&lt;title&gt;The need to continually redefine the goals of surgery for glioblastoma&lt;/title&gt;&lt;uuid&gt;2C68CAB8-716B-4D54-A460-24FC663DDF63&lt;/uuid&gt;&lt;subtype&gt;400&lt;/subtype&gt;&lt;endpage&gt;612&lt;/endpage&gt;&lt;type&gt;400&lt;/type&gt;&lt;url&gt;http://neuro-oncology.oxfordjournals.org/cgi/doi/10.1093/neuonc/not326&lt;/url&gt;&lt;bundle&gt;&lt;publication&gt;&lt;publisher&gt;Oxford University Press&lt;/publisher&gt;&lt;url&gt;https://academic.oup.com&lt;/url&gt;&lt;title&gt;Neuro-Oncology&lt;/title&gt;&lt;type&gt;-100&lt;/type&gt;&lt;subtype&gt;-100&lt;/subtype&gt;&lt;uuid&gt;B84C063B-CFF0-43D7-BEA2-B7BF33D2DF62&lt;/uuid&gt;&lt;/publication&gt;&lt;/bundle&gt;&lt;authors&gt;&lt;author&gt;&lt;firstName&gt;K&lt;/firstName&gt;&lt;middleNames&gt;L&lt;/middleNames&gt;&lt;lastName&gt;Chaichana&lt;/lastName&gt;&lt;/author&gt;&lt;author&gt;&lt;firstName&gt;A&lt;/firstName&gt;&lt;lastName&gt;Quinones-Hinojosa&lt;/lastName&gt;&lt;/author&gt;&lt;/authors&gt;&lt;/publication&gt;&lt;/publications&gt;&lt;cites&gt;&lt;/cites&gt;&lt;/citation&gt;</w:instrText>
      </w:r>
      <w:r w:rsidR="00FC04A4" w:rsidRPr="001A0D26">
        <w:rPr>
          <w:rFonts w:ascii="Arial" w:hAnsi="Arial" w:cs="Arial"/>
        </w:rPr>
        <w:fldChar w:fldCharType="separate"/>
      </w:r>
      <w:r w:rsidR="005E73A2">
        <w:rPr>
          <w:rFonts w:ascii="Helvetica" w:hAnsi="Helvetica" w:cs="Helvetica"/>
        </w:rPr>
        <w:t>[9]</w:t>
      </w:r>
      <w:r w:rsidR="00FC04A4" w:rsidRPr="001A0D26">
        <w:rPr>
          <w:rFonts w:ascii="Arial" w:hAnsi="Arial" w:cs="Arial"/>
        </w:rPr>
        <w:fldChar w:fldCharType="end"/>
      </w:r>
      <w:r w:rsidR="00FC04A4" w:rsidRPr="001A0D26">
        <w:rPr>
          <w:rFonts w:ascii="Arial" w:hAnsi="Arial" w:cs="Arial"/>
        </w:rPr>
        <w:t>.</w:t>
      </w:r>
      <w:r w:rsidR="00FC04A4" w:rsidRPr="00407C5D">
        <w:rPr>
          <w:rFonts w:ascii="Arial" w:hAnsi="Arial" w:cs="Arial"/>
        </w:rPr>
        <w:t xml:space="preserve"> </w:t>
      </w:r>
      <w:r w:rsidR="00FC04A4">
        <w:rPr>
          <w:rFonts w:ascii="Arial" w:hAnsi="Arial" w:cs="Arial"/>
        </w:rPr>
        <w:t xml:space="preserve">Cancer cells from </w:t>
      </w:r>
      <w:ins w:id="55" w:author="Microsoft Office User" w:date="2018-04-25T12:21:00Z">
        <w:r w:rsidR="00D815A6">
          <w:rPr>
            <w:rFonts w:ascii="Arial" w:hAnsi="Arial" w:cs="Arial"/>
          </w:rPr>
          <w:t xml:space="preserve">these </w:t>
        </w:r>
      </w:ins>
      <w:r w:rsidR="00FC04A4">
        <w:rPr>
          <w:rFonts w:ascii="Arial" w:hAnsi="Arial" w:cs="Arial"/>
        </w:rPr>
        <w:t xml:space="preserve">distal </w:t>
      </w:r>
      <w:r w:rsidR="00CA3165">
        <w:rPr>
          <w:rFonts w:ascii="Arial" w:hAnsi="Arial" w:cs="Arial"/>
        </w:rPr>
        <w:t>recurren</w:t>
      </w:r>
      <w:ins w:id="56" w:author="Microsoft Office User" w:date="2018-04-25T12:21:00Z">
        <w:r w:rsidR="00D815A6">
          <w:rPr>
            <w:rFonts w:ascii="Arial" w:hAnsi="Arial" w:cs="Arial"/>
          </w:rPr>
          <w:t>t</w:t>
        </w:r>
      </w:ins>
      <w:del w:id="57" w:author="Microsoft Office User" w:date="2018-04-25T12:21:00Z">
        <w:r w:rsidR="00CA3165" w:rsidDel="00D815A6">
          <w:rPr>
            <w:rFonts w:ascii="Arial" w:hAnsi="Arial" w:cs="Arial"/>
          </w:rPr>
          <w:delText>ce</w:delText>
        </w:r>
      </w:del>
      <w:r w:rsidR="00CA3165">
        <w:rPr>
          <w:rFonts w:ascii="Arial" w:hAnsi="Arial" w:cs="Arial"/>
        </w:rPr>
        <w:t xml:space="preserve"> lesions</w:t>
      </w:r>
      <w:r w:rsidR="00FC04A4">
        <w:rPr>
          <w:rFonts w:ascii="Arial" w:hAnsi="Arial" w:cs="Arial"/>
        </w:rPr>
        <w:t xml:space="preserve">, despite sharing a common ancestor with the primary tumour, </w:t>
      </w:r>
      <w:r w:rsidR="00407C5D">
        <w:rPr>
          <w:rFonts w:ascii="Arial" w:hAnsi="Arial" w:cs="Arial"/>
        </w:rPr>
        <w:t>are often genomically distinct</w:t>
      </w:r>
      <w:r w:rsidR="008009F0">
        <w:rPr>
          <w:rFonts w:ascii="Arial" w:hAnsi="Arial" w:cs="Arial"/>
        </w:rPr>
        <w:t xml:space="preserve"> </w:t>
      </w:r>
      <w:r w:rsidR="00407C5D">
        <w:rPr>
          <w:rFonts w:ascii="Arial" w:hAnsi="Arial" w:cs="Arial"/>
        </w:rPr>
        <w:fldChar w:fldCharType="begin"/>
      </w:r>
      <w:r w:rsidR="00E563F7">
        <w:rPr>
          <w:rFonts w:ascii="Arial" w:hAnsi="Arial" w:cs="Arial"/>
        </w:rPr>
        <w:instrText xml:space="preserve"> ADDIN PAPERS2_CITATIONS &lt;citation&gt;&lt;uuid&gt;C8FD940F-CE43-4883-8547-A6C72398C810&lt;/uuid&gt;&lt;priority&gt;0&lt;/priority&gt;&lt;publications&gt;&lt;publication&gt;&lt;volume&gt;25&lt;/volume&gt;&lt;publication_date&gt;99201502031200000000222000&lt;/publication_date&gt;&lt;doi&gt;10.1101/gr.180612.114&lt;/doi&gt;&lt;startpage&gt;316&lt;/startpage&gt;&lt;title&gt;Whole-genome and multisector exome sequencing of primary and post-treatment glioblastoma reveals patterns of tumor evolution&lt;/title&gt;&lt;uuid&gt;AD592B3F-A6D8-4240-999E-74A5AEFB7DC7&lt;/uuid&gt;&lt;subtype&gt;400&lt;/subtype&gt;&lt;endpage&gt;327&lt;/endpage&gt;&lt;type&gt;400&lt;/type&gt;&lt;url&gt;http://genome.cshlp.org/lookup/doi/10.1101/gr.180612.114&lt;/url&gt;&lt;bundle&gt;&lt;publication&gt;&lt;publisher&gt;Cold Spring Harbor Lab&lt;/publisher&gt;&lt;url&gt;http://genome.cshlp.org&lt;/url&gt;&lt;title&gt;Genome Research&lt;/title&gt;&lt;type&gt;-100&lt;/type&gt;&lt;subtype&gt;-100&lt;/subtype&gt;&lt;uuid&gt;7850A71A-9FE7-4866-9B91-1934D41A9C76&lt;/uuid&gt;&lt;/publication&gt;&lt;/bundle&gt;&lt;authors&gt;&lt;author&gt;&lt;firstName&gt;Hoon&lt;/firstName&gt;&lt;lastName&gt;Kim&lt;/lastName&gt;&lt;/author&gt;&lt;author&gt;&lt;firstName&gt;Siyuan&lt;/firstName&gt;&lt;lastName&gt;Zheng&lt;/lastName&gt;&lt;/author&gt;&lt;author&gt;&lt;firstName&gt;Seyed&lt;/firstName&gt;&lt;middleNames&gt;S&lt;/middleNames&gt;&lt;lastName&gt;Amini&lt;/lastName&gt;&lt;/author&gt;&lt;author&gt;&lt;firstName&gt;Selene&lt;/firstName&gt;&lt;middleNames&gt;M&lt;/middleNames&gt;&lt;lastName&gt;Virk&lt;/lastName&gt;&lt;/author&gt;&lt;author&gt;&lt;firstName&gt;Tom&lt;/firstName&gt;&lt;lastName&gt;Mikkelsen&lt;/lastName&gt;&lt;/author&gt;&lt;author&gt;&lt;firstName&gt;Daniel&lt;/firstName&gt;&lt;middleNames&gt;J&lt;/middleNames&gt;&lt;lastName&gt;Brat&lt;/lastName&gt;&lt;/author&gt;&lt;author&gt;&lt;firstName&gt;Jonna&lt;/firstName&gt;&lt;lastName&gt;Grimsby&lt;/lastName&gt;&lt;/author&gt;&lt;author&gt;&lt;firstName&gt;Carrie&lt;/firstName&gt;&lt;lastName&gt;Sougnez&lt;/lastName&gt;&lt;/author&gt;&lt;author&gt;&lt;firstName&gt;Florian&lt;/firstName&gt;&lt;lastName&gt;Muller&lt;/lastName&gt;&lt;/author&gt;&lt;author&gt;&lt;firstName&gt;Jian&lt;/firstName&gt;&lt;lastName&gt;Hu&lt;/lastName&gt;&lt;/author&gt;&lt;author&gt;&lt;firstName&gt;Andrew&lt;/firstName&gt;&lt;middleNames&gt;E&lt;/middleNames&gt;&lt;lastName&gt;Sloan&lt;/lastName&gt;&lt;/author&gt;&lt;author&gt;&lt;firstName&gt;Mark&lt;/firstName&gt;&lt;middleNames&gt;L&lt;/middleNames&gt;&lt;lastName&gt;Cohen&lt;/lastName&gt;&lt;/author&gt;&lt;author&gt;&lt;lastName&gt;Meir&lt;/lastName&gt;&lt;nonDroppingParticle&gt;Van&lt;/nonDroppingParticle&gt;&lt;firstName&gt;Erwin&lt;/firstName&gt;&lt;middleNames&gt;G&lt;/middleNames&gt;&lt;/author&gt;&lt;author&gt;&lt;firstName&gt;Lisa&lt;/firstName&gt;&lt;lastName&gt;Scarpace&lt;/lastName&gt;&lt;/author&gt;&lt;author&gt;&lt;firstName&gt;Peter&lt;/firstName&gt;&lt;middleNames&gt;W&lt;/middleNames&gt;&lt;lastName&gt;Laird&lt;/lastName&gt;&lt;/author&gt;&lt;author&gt;&lt;firstName&gt;John&lt;/firstName&gt;&lt;middleNames&gt;N&lt;/middleNames&gt;&lt;lastName&gt;Weinstein&lt;/lastName&gt;&lt;/author&gt;&lt;author&gt;&lt;firstName&gt;Eric&lt;/firstName&gt;&lt;middleNames&gt;S&lt;/middleNames&gt;&lt;lastName&gt;Lander&lt;/lastName&gt;&lt;/author&gt;&lt;author&gt;&lt;firstName&gt;Stacey&lt;/firstName&gt;&lt;lastName&gt;Gabriel&lt;/lastName&gt;&lt;/author&gt;&lt;author&gt;&lt;firstName&gt;Gad&lt;/firstName&gt;&lt;lastName&gt;Getz&lt;/lastName&gt;&lt;/author&gt;&lt;author&gt;&lt;firstName&gt;Matthew&lt;/firstName&gt;&lt;lastName&gt;Meyerson&lt;/lastName&gt;&lt;/author&gt;&lt;author&gt;&lt;firstName&gt;Lynda&lt;/firstName&gt;&lt;lastName&gt;Chin&lt;/lastName&gt;&lt;/author&gt;&lt;author&gt;&lt;firstName&gt;Jill&lt;/firstName&gt;&lt;middleNames&gt;S&lt;/middleNames&gt;&lt;lastName&gt;Barnholtz-Sloan&lt;/lastName&gt;&lt;/author&gt;&lt;author&gt;&lt;firstName&gt;Roel&lt;/firstName&gt;&lt;middleNames&gt;G W&lt;/middleNames&gt;&lt;lastName&gt;Verhaak&lt;/lastName&gt;&lt;/author&gt;&lt;/authors&gt;&lt;/publication&gt;&lt;publication&gt;&lt;volume&gt;28&lt;/volume&gt;&lt;publication_date&gt;99201509001200000000220000&lt;/publication_date&gt;&lt;number&gt;3&lt;/number&gt;&lt;doi&gt;10.1016/j.ccell.2015.07.013&lt;/doi&gt;&lt;startpage&gt;318&lt;/startpage&gt;&lt;title&gt;Spatiotemporal Evolution of the Primary Glioblastoma Genome&lt;/title&gt;&lt;uuid&gt;B19263DC-411F-4A84-A0FC-722A5FA617A7&lt;/uuid&gt;&lt;subtype&gt;400&lt;/subtype&gt;&lt;endpage&gt;328&lt;/endpage&gt;&lt;type&gt;400&lt;/type&gt;&lt;url&gt;http://linkinghub.elsevier.com/retrieve/pii/S1535610815002652&lt;/url&gt;&lt;bundle&gt;&lt;publication&gt;&lt;publisher&gt;Elsevier&lt;/publisher&gt;&lt;url&gt;http://www.cell.com&lt;/url&gt;&lt;title&gt;Cancer Cell&lt;/title&gt;&lt;type&gt;-100&lt;/type&gt;&lt;subtype&gt;-100&lt;/subtype&gt;&lt;uuid&gt;B27D0AD8-9C7A-4AC2-9141-2E57FC4B2D1C&lt;/uuid&gt;&lt;/publication&gt;&lt;/bundle&gt;&lt;authors&gt;&lt;author&gt;&lt;firstName&gt;Jinkuk&lt;/firstName&gt;&lt;lastName&gt;Kim&lt;/lastName&gt;&lt;/author&gt;&lt;author&gt;&lt;firstName&gt;In-Hee&lt;/firstName&gt;&lt;lastName&gt;Lee&lt;/lastName&gt;&lt;/author&gt;&lt;author&gt;&lt;firstName&gt;Hee&lt;/firstName&gt;&lt;middleNames&gt;Jin&lt;/middleNames&gt;&lt;lastName&gt;Cho&lt;/lastName&gt;&lt;/author&gt;&lt;author&gt;&lt;firstName&gt;Chul-Kee&lt;/firstName&gt;&lt;lastName&gt;Park&lt;/lastName&gt;&lt;/author&gt;&lt;author&gt;&lt;firstName&gt;Yang-Soon&lt;/firstName&gt;&lt;lastName&gt;Jung&lt;/lastName&gt;&lt;/author&gt;&lt;author&gt;&lt;firstName&gt;Yanghee&lt;/firstName&gt;&lt;lastName&gt;Kim&lt;/lastName&gt;&lt;/author&gt;&lt;author&gt;&lt;firstName&gt;So&lt;/firstName&gt;&lt;middleNames&gt;Hee&lt;/middleNames&gt;&lt;lastName&gt;Nam&lt;/lastName&gt;&lt;/author&gt;&lt;author&gt;&lt;firstName&gt;Byung&lt;/firstName&gt;&lt;middleNames&gt;Sup&lt;/middleNames&gt;&lt;lastName&gt;Kim&lt;/lastName&gt;&lt;/author&gt;&lt;author&gt;&lt;firstName&gt;Mark&lt;/firstName&gt;&lt;middleNames&gt;D&lt;/middleNames&gt;&lt;lastName&gt;Johnson&lt;/lastName&gt;&lt;/author&gt;&lt;author&gt;&lt;firstName&gt;Doo-Sik&lt;/firstName&gt;&lt;lastName&gt;Kong&lt;/lastName&gt;&lt;/author&gt;&lt;author&gt;&lt;firstName&gt;Ho&lt;/firstName&gt;&lt;middleNames&gt;Jun&lt;/middleNames&gt;&lt;lastName&gt;Seol&lt;/lastName&gt;&lt;/author&gt;&lt;author&gt;&lt;firstName&gt;Jung-Il&lt;/firstName&gt;&lt;lastName&gt;Lee&lt;/lastName&gt;&lt;/author&gt;&lt;author&gt;&lt;firstName&gt;Kyeung&lt;/firstName&gt;&lt;middleNames&gt;Min&lt;/middleNames&gt;&lt;lastName&gt;Joo&lt;/lastName&gt;&lt;/author&gt;&lt;author&gt;&lt;firstName&gt;Yeup&lt;/firstName&gt;&lt;lastName&gt;Yoon&lt;/lastName&gt;&lt;/author&gt;&lt;author&gt;&lt;firstName&gt;Woong-Yang&lt;/firstName&gt;&lt;lastName&gt;Park&lt;/lastName&gt;&lt;/author&gt;&lt;author&gt;&lt;firstName&gt;Jeongwu&lt;/firstName&gt;&lt;lastName&gt;Lee&lt;/lastName&gt;&lt;/author&gt;&lt;author&gt;&lt;firstName&gt;Peter&lt;/firstName&gt;&lt;middleNames&gt;J&lt;/middleNames&gt;&lt;lastName&gt;Park&lt;/lastName&gt;&lt;/author&gt;&lt;author&gt;&lt;firstName&gt;Do-Hyun&lt;/firstName&gt;&lt;lastName&gt;Nam&lt;/lastName&gt;&lt;/author&gt;&lt;/authors&gt;&lt;/publication&gt;&lt;publication&gt;&lt;uuid&gt;0F98D772-4748-407E-B492-11DA3D9BCB20&lt;/uuid&gt;&lt;volume&gt;48&lt;/volume&gt;&lt;accepted_date&gt;99201605161200000000222000&lt;/accepted_date&gt;&lt;doi&gt;10.1038/ng.3590&lt;/doi&gt;&lt;startpage&gt;768&lt;/startpage&gt;&lt;publication_date&gt;99201607001200000000220000&lt;/publication_date&gt;&lt;url&gt;http://eutils.ncbi.nlm.nih.gov/entrez/eutils/elink.fcgi?dbfrom=pubmed&amp;amp;id=27270107&amp;amp;retmode=ref&amp;amp;cmd=prlinks&lt;/url&gt;&lt;type&gt;400&lt;/type&gt;&lt;title&gt;Clonal evolution of glioblastoma under therapy.&lt;/title&gt;&lt;submission_date&gt;99201601151200000000222000&lt;/submission_date&gt;&lt;number&gt;7&lt;/number&gt;&lt;institution&gt;Department of Systems Biology, Columbia University, New York, New York, USA.&lt;/institution&gt;&lt;subtype&gt;400&lt;/subtype&gt;&lt;endpage&gt;776&lt;/endpage&gt;&lt;bundle&gt;&lt;publication&gt;&lt;publisher&gt;Nature Publishing Group&lt;/publisher&gt;&lt;url&gt;http://www.nature.com&lt;/url&gt;&lt;title&gt;Nature Genetics&lt;/title&gt;&lt;type&gt;-100&lt;/type&gt;&lt;subtype&gt;-100&lt;/subtype&gt;&lt;uuid&gt;8E1F0196-27E8-4E3E-BE8C-5CF731889EFA&lt;/uuid&gt;&lt;/publication&gt;&lt;/bundle&gt;&lt;authors&gt;&lt;author&gt;&lt;firstName&gt;Jiguang&lt;/firstName&gt;&lt;lastName&gt;Wang&lt;/lastName&gt;&lt;/author&gt;&lt;author&gt;&lt;firstName&gt;Emanuela&lt;/firstName&gt;&lt;lastName&gt;Cazzato&lt;/lastName&gt;&lt;/author&gt;&lt;author&gt;&lt;firstName&gt;Erik&lt;/firstName&gt;&lt;lastName&gt;Ladewig&lt;/lastName&gt;&lt;/author&gt;&lt;author&gt;&lt;firstName&gt;Veronique&lt;/firstName&gt;&lt;lastName&gt;Frattini&lt;/lastName&gt;&lt;/author&gt;&lt;author&gt;&lt;firstName&gt;Daniel&lt;/firstName&gt;&lt;middleNames&gt;I S&lt;/middleNames&gt;&lt;lastName&gt;Rosenbloom&lt;/lastName&gt;&lt;/author&gt;&lt;author&gt;&lt;firstName&gt;Sakellarios&lt;/firstName&gt;&lt;lastName&gt;Zairis&lt;/lastName&gt;&lt;/author&gt;&lt;author&gt;&lt;firstName&gt;Francesco&lt;/firstName&gt;&lt;lastName&gt;Abate&lt;/lastName&gt;&lt;/author&gt;&lt;author&gt;&lt;firstName&gt;Zhaoqi&lt;/firstName&gt;&lt;lastName&gt;Liu&lt;/lastName&gt;&lt;/author&gt;&lt;author&gt;&lt;firstName&gt;Oliver&lt;/firstName&gt;&lt;lastName&gt;Elliott&lt;/lastName&gt;&lt;/author&gt;&lt;author&gt;&lt;firstName&gt;Yong-Jae&lt;/firstName&gt;&lt;lastName&gt;Shin&lt;/lastName&gt;&lt;/author&gt;&lt;author&gt;&lt;firstName&gt;Jin-Ku&lt;/firstName&gt;&lt;lastName&gt;Lee&lt;/lastName&gt;&lt;/author&gt;&lt;author&gt;&lt;firstName&gt;In-Hee&lt;/firstName&gt;&lt;lastName&gt;Lee&lt;/lastName&gt;&lt;/author&gt;&lt;author&gt;&lt;firstName&gt;Woong-Yang&lt;/firstName&gt;&lt;lastName&gt;Park&lt;/lastName&gt;&lt;/author&gt;&lt;author&gt;&lt;firstName&gt;Marica&lt;/firstName&gt;&lt;lastName&gt;Eoli&lt;/lastName&gt;&lt;/author&gt;&lt;author&gt;&lt;firstName&gt;Andrew&lt;/firstName&gt;&lt;middleNames&gt;J&lt;/middleNames&gt;&lt;lastName&gt;Blumberg&lt;/lastName&gt;&lt;/author&gt;&lt;author&gt;&lt;firstName&gt;Anna&lt;/firstName&gt;&lt;lastName&gt;Lasorella&lt;/lastName&gt;&lt;/author&gt;&lt;author&gt;&lt;firstName&gt;Do-Hyun&lt;/firstName&gt;&lt;lastName&gt;Nam&lt;/lastName&gt;&lt;/author&gt;&lt;author&gt;&lt;firstName&gt;Gaetano&lt;/firstName&gt;&lt;lastName&gt;Finocchiaro&lt;/lastName&gt;&lt;/author&gt;&lt;author&gt;&lt;firstName&gt;Antonio&lt;/firstName&gt;&lt;lastName&gt;Iavarone&lt;/lastName&gt;&lt;/author&gt;&lt;author&gt;&lt;firstName&gt;Raul&lt;/firstName&gt;&lt;lastName&gt;Rabadan&lt;/lastName&gt;&lt;/author&gt;&lt;/authors&gt;&lt;/publication&gt;&lt;/publications&gt;&lt;cites&gt;&lt;/cites&gt;&lt;/citation&gt;</w:instrText>
      </w:r>
      <w:r w:rsidR="00407C5D">
        <w:rPr>
          <w:rFonts w:ascii="Arial" w:hAnsi="Arial" w:cs="Arial"/>
        </w:rPr>
        <w:fldChar w:fldCharType="separate"/>
      </w:r>
      <w:r w:rsidR="005E73A2">
        <w:rPr>
          <w:rFonts w:ascii="Helvetica" w:hAnsi="Helvetica" w:cs="Helvetica"/>
        </w:rPr>
        <w:t>[6-8]</w:t>
      </w:r>
      <w:r w:rsidR="00407C5D">
        <w:rPr>
          <w:rFonts w:ascii="Arial" w:hAnsi="Arial" w:cs="Arial"/>
        </w:rPr>
        <w:fldChar w:fldCharType="end"/>
      </w:r>
      <w:r w:rsidR="00407C5D">
        <w:rPr>
          <w:rFonts w:ascii="Arial" w:hAnsi="Arial" w:cs="Arial"/>
        </w:rPr>
        <w:t xml:space="preserve">. </w:t>
      </w:r>
      <w:r w:rsidR="00FC04A4">
        <w:rPr>
          <w:rFonts w:ascii="Arial" w:hAnsi="Arial" w:cs="Arial"/>
        </w:rPr>
        <w:t xml:space="preserve">Moreover, </w:t>
      </w:r>
      <w:r w:rsidR="00CA3165">
        <w:rPr>
          <w:rFonts w:ascii="Arial" w:hAnsi="Arial" w:cs="Arial"/>
        </w:rPr>
        <w:t>at diagnosis glioblastoma already</w:t>
      </w:r>
      <w:r w:rsidR="00FC04A4" w:rsidRPr="001A0D26">
        <w:rPr>
          <w:rFonts w:ascii="Arial" w:hAnsi="Arial" w:cs="Arial"/>
        </w:rPr>
        <w:t xml:space="preserve"> display</w:t>
      </w:r>
      <w:r w:rsidR="00CA3165">
        <w:rPr>
          <w:rFonts w:ascii="Arial" w:hAnsi="Arial" w:cs="Arial"/>
        </w:rPr>
        <w:t>s</w:t>
      </w:r>
      <w:r w:rsidR="00FC04A4" w:rsidRPr="001A0D26">
        <w:rPr>
          <w:rFonts w:ascii="Arial" w:hAnsi="Arial" w:cs="Arial"/>
        </w:rPr>
        <w:t xml:space="preserve"> a characteristic infiltrative phenotype, invading the surrounding </w:t>
      </w:r>
      <w:ins w:id="58" w:author="Microsoft Office User" w:date="2018-04-25T12:22:00Z">
        <w:r w:rsidR="00A620DC">
          <w:rPr>
            <w:rFonts w:ascii="Arial" w:hAnsi="Arial" w:cs="Arial"/>
          </w:rPr>
          <w:t xml:space="preserve">brain </w:t>
        </w:r>
      </w:ins>
      <w:r w:rsidR="00FC04A4" w:rsidRPr="001A0D26">
        <w:rPr>
          <w:rFonts w:ascii="Arial" w:hAnsi="Arial" w:cs="Arial"/>
        </w:rPr>
        <w:t>tissue</w:t>
      </w:r>
      <w:r w:rsidR="00B0530A">
        <w:rPr>
          <w:rFonts w:ascii="Arial" w:hAnsi="Arial" w:cs="Arial"/>
        </w:rPr>
        <w:t xml:space="preserve"> </w:t>
      </w:r>
      <w:r w:rsidR="00FC04A4" w:rsidRPr="001A0D26">
        <w:rPr>
          <w:rFonts w:ascii="Arial" w:hAnsi="Arial" w:cs="Arial"/>
        </w:rPr>
        <w:t xml:space="preserve">and </w:t>
      </w:r>
      <w:r w:rsidR="00CA3165">
        <w:rPr>
          <w:rFonts w:ascii="Arial" w:hAnsi="Arial" w:cs="Arial"/>
        </w:rPr>
        <w:t xml:space="preserve">often </w:t>
      </w:r>
      <w:del w:id="59" w:author="Microsoft Office User" w:date="2018-04-25T12:22:00Z">
        <w:r w:rsidR="00FC04A4" w:rsidRPr="001A0D26" w:rsidDel="00A620DC">
          <w:rPr>
            <w:rFonts w:ascii="Arial" w:hAnsi="Arial" w:cs="Arial"/>
          </w:rPr>
          <w:delText>spreading across</w:delText>
        </w:r>
      </w:del>
      <w:ins w:id="60" w:author="Microsoft Office User" w:date="2018-04-25T12:22:00Z">
        <w:r w:rsidR="00A620DC">
          <w:rPr>
            <w:rFonts w:ascii="Arial" w:hAnsi="Arial" w:cs="Arial"/>
          </w:rPr>
          <w:t>diffusely infiltrating</w:t>
        </w:r>
      </w:ins>
      <w:r w:rsidR="00FC04A4" w:rsidRPr="001A0D26">
        <w:rPr>
          <w:rFonts w:ascii="Arial" w:hAnsi="Arial" w:cs="Arial"/>
        </w:rPr>
        <w:t xml:space="preserve"> the whole brain</w:t>
      </w:r>
      <w:r w:rsidR="00E563F7">
        <w:rPr>
          <w:rFonts w:ascii="Arial" w:hAnsi="Arial" w:cs="Arial"/>
        </w:rPr>
        <w:t xml:space="preserve"> </w:t>
      </w:r>
      <w:r w:rsidR="00FC04A4" w:rsidRPr="001A0D26">
        <w:rPr>
          <w:rFonts w:ascii="Arial" w:hAnsi="Arial" w:cs="Arial"/>
        </w:rPr>
        <w:fldChar w:fldCharType="begin"/>
      </w:r>
      <w:r w:rsidR="00E563F7">
        <w:rPr>
          <w:rFonts w:ascii="Arial" w:hAnsi="Arial" w:cs="Arial"/>
        </w:rPr>
        <w:instrText xml:space="preserve"> ADDIN PAPERS2_CITATIONS &lt;citation&gt;&lt;uuid&gt;D176C15C-1CF8-4A48-9853-65F124A5A184&lt;/uuid&gt;&lt;priority&gt;4&lt;/priority&gt;&lt;publications&gt;&lt;publication&gt;&lt;uuid&gt;3AE639D6-F1F6-4E63-B9E6-D12C274E2084&lt;/uuid&gt;&lt;volume&gt;86&lt;/volume&gt;&lt;doi&gt;10.3171/jns.1997.86.3.0525&lt;/doi&gt;&lt;startpage&gt;525&lt;/startpage&gt;&lt;publication_date&gt;99199703001200000000220000&lt;/publication_date&gt;&lt;url&gt;http://eutils.ncbi.nlm.nih.gov/entrez/eutils/elink.fcgi?dbfrom=pubmed&amp;amp;id=9046311&amp;amp;retmode=ref&amp;amp;cmd=prlinks&lt;/url&gt;&lt;type&gt;400&lt;/type&gt;&lt;title&gt;Isolation and characterization of human malignant glioma cells from histologically normal brain.&lt;/title&gt;&lt;institution&gt;Department of Neurological Surgery, Washington University School of Medicine, St. Louis, Missouri, USA.&lt;/institution&gt;&lt;number&gt;3&lt;/number&gt;&lt;subtype&gt;400&lt;/subtype&gt;&lt;endpage&gt;531&lt;/endpage&gt;&lt;bundle&gt;&lt;publication&gt;&lt;title&gt;Journal of neurosurgery&lt;/title&gt;&lt;type&gt;-100&lt;/type&gt;&lt;subtype&gt;-100&lt;/subtype&gt;&lt;uuid&gt;269F45AC-FE23-4D0A-86A7-9C1CEF66393B&lt;/uuid&gt;&lt;/publication&gt;&lt;/bundle&gt;&lt;authors&gt;&lt;author&gt;&lt;firstName&gt;D&lt;/firstName&gt;&lt;middleNames&gt;L&lt;/middleNames&gt;&lt;lastName&gt;Silbergeld&lt;/lastName&gt;&lt;/author&gt;&lt;author&gt;&lt;firstName&gt;M&lt;/firstName&gt;&lt;middleNames&gt;R&lt;/middleNames&gt;&lt;lastName&gt;Chicoine&lt;/lastName&gt;&lt;/author&gt;&lt;/authors&gt;&lt;/publication&gt;&lt;/publications&gt;&lt;cites&gt;&lt;/cites&gt;&lt;/citation&gt;</w:instrText>
      </w:r>
      <w:r w:rsidR="00FC04A4" w:rsidRPr="001A0D26">
        <w:rPr>
          <w:rFonts w:ascii="Arial" w:hAnsi="Arial" w:cs="Arial"/>
        </w:rPr>
        <w:fldChar w:fldCharType="separate"/>
      </w:r>
      <w:r w:rsidR="005E73A2">
        <w:rPr>
          <w:rFonts w:ascii="Helvetica" w:hAnsi="Helvetica" w:cs="Helvetica"/>
        </w:rPr>
        <w:t>[10]</w:t>
      </w:r>
      <w:r w:rsidR="00FC04A4" w:rsidRPr="001A0D26">
        <w:rPr>
          <w:rFonts w:ascii="Arial" w:hAnsi="Arial" w:cs="Arial"/>
        </w:rPr>
        <w:fldChar w:fldCharType="end"/>
      </w:r>
      <w:r w:rsidR="00FC04A4">
        <w:rPr>
          <w:rFonts w:ascii="Arial" w:hAnsi="Arial" w:cs="Arial"/>
        </w:rPr>
        <w:t>.</w:t>
      </w:r>
      <w:r w:rsidR="00FC04A4" w:rsidRPr="00FC04A4">
        <w:rPr>
          <w:rFonts w:ascii="Arial" w:hAnsi="Arial" w:cs="Arial"/>
        </w:rPr>
        <w:t xml:space="preserve"> </w:t>
      </w:r>
      <w:r w:rsidR="00F93F57">
        <w:rPr>
          <w:rFonts w:ascii="Arial" w:hAnsi="Arial" w:cs="Arial"/>
        </w:rPr>
        <w:t xml:space="preserve">We have </w:t>
      </w:r>
      <w:r w:rsidR="00D52BC8">
        <w:rPr>
          <w:rFonts w:ascii="Arial" w:hAnsi="Arial" w:cs="Arial"/>
        </w:rPr>
        <w:t xml:space="preserve">previously </w:t>
      </w:r>
      <w:r w:rsidR="00F93F57">
        <w:rPr>
          <w:rFonts w:ascii="Arial" w:hAnsi="Arial" w:cs="Arial"/>
        </w:rPr>
        <w:t>shown</w:t>
      </w:r>
      <w:r w:rsidR="00F93F57" w:rsidRPr="00EA31AC">
        <w:rPr>
          <w:rFonts w:ascii="Arial" w:hAnsi="Arial" w:cs="Arial"/>
        </w:rPr>
        <w:t xml:space="preserve"> </w:t>
      </w:r>
      <w:r w:rsidR="00F93F57">
        <w:rPr>
          <w:rFonts w:ascii="Arial" w:hAnsi="Arial" w:cs="Arial"/>
        </w:rPr>
        <w:t>that</w:t>
      </w:r>
      <w:r w:rsidR="00F93F57" w:rsidRPr="00EA31AC">
        <w:rPr>
          <w:rFonts w:ascii="Arial" w:hAnsi="Arial" w:cs="Arial"/>
        </w:rPr>
        <w:t xml:space="preserve"> malignant clones </w:t>
      </w:r>
      <w:del w:id="61" w:author="Sara Piccirillo" w:date="2018-04-30T17:48:00Z">
        <w:r w:rsidR="00D52BC8" w:rsidDel="00243009">
          <w:rPr>
            <w:rFonts w:ascii="Arial" w:hAnsi="Arial" w:cs="Arial"/>
          </w:rPr>
          <w:delText>are</w:delText>
        </w:r>
        <w:r w:rsidR="00B0530A" w:rsidDel="00243009">
          <w:rPr>
            <w:rFonts w:ascii="Arial" w:hAnsi="Arial" w:cs="Arial"/>
          </w:rPr>
          <w:delText xml:space="preserve"> </w:delText>
        </w:r>
      </w:del>
      <w:r w:rsidR="00F93F57" w:rsidRPr="00EA31AC">
        <w:rPr>
          <w:rFonts w:ascii="Arial" w:hAnsi="Arial" w:cs="Arial"/>
        </w:rPr>
        <w:t xml:space="preserve">present in the </w:t>
      </w:r>
      <w:r w:rsidR="00F93F57">
        <w:rPr>
          <w:rFonts w:ascii="Arial" w:hAnsi="Arial" w:cs="Arial"/>
        </w:rPr>
        <w:t xml:space="preserve">sub-ventricular zone (SVZ), a known neural stem cell </w:t>
      </w:r>
      <w:del w:id="62" w:author="Sara Piccirillo" w:date="2018-04-30T17:27:00Z">
        <w:r w:rsidR="00F93F57" w:rsidDel="00FD36C0">
          <w:rPr>
            <w:rFonts w:ascii="Arial" w:hAnsi="Arial" w:cs="Arial"/>
          </w:rPr>
          <w:delText>pool</w:delText>
        </w:r>
        <w:r w:rsidR="008009F0" w:rsidDel="00FD36C0">
          <w:rPr>
            <w:rFonts w:ascii="Arial" w:hAnsi="Arial" w:cs="Arial"/>
          </w:rPr>
          <w:delText xml:space="preserve"> </w:delText>
        </w:r>
      </w:del>
      <w:ins w:id="63" w:author="Sara Piccirillo" w:date="2018-04-30T17:27:00Z">
        <w:r w:rsidR="00FD36C0">
          <w:rPr>
            <w:rFonts w:ascii="Arial" w:hAnsi="Arial" w:cs="Arial"/>
          </w:rPr>
          <w:t>germinal niche</w:t>
        </w:r>
      </w:ins>
      <w:del w:id="64" w:author="Sara Piccirillo" w:date="2018-04-30T17:34:00Z">
        <w:r w:rsidR="00F93F57" w:rsidRPr="00EA31AC" w:rsidDel="00FD36C0">
          <w:rPr>
            <w:rFonts w:ascii="Arial" w:hAnsi="Arial" w:cs="Arial"/>
          </w:rPr>
          <w:fldChar w:fldCharType="begin"/>
        </w:r>
        <w:r w:rsidR="00E563F7" w:rsidDel="00FD36C0">
          <w:rPr>
            <w:rFonts w:ascii="Arial" w:hAnsi="Arial" w:cs="Arial"/>
          </w:rPr>
          <w:delInstrText xml:space="preserve"> ADDIN PAPERS2_CITATIONS &lt;citation&gt;&lt;uuid&gt;AB352199-CC3C-44EE-A11D-8C1AF9A1C015&lt;/uuid&gt;&lt;priority&gt;7&lt;/priority&gt;&lt;publications&gt;&lt;publication&gt;&lt;volume&gt;75&lt;/volume&gt;&lt;publication_date&gt;99201501041200000000222000&lt;/publication_date&gt;&lt;number&gt;1&lt;/number&gt;&lt;doi&gt;10.1158/0008-5472.CAN-13-3131&lt;/doi&gt;&lt;startpage&gt;194&lt;/startpage&gt;&lt;title&gt;Contributions to drug resistance in glioblastoma derived from malignant cells in the sub-ependymal zone&lt;/title&gt;&lt;uuid&gt;7FFF8BFE-9801-4D71-A135-25ACF75D0289&lt;/uuid&gt;&lt;subtype&gt;400&lt;/subtype&gt;&lt;endpage&gt;202&lt;/endpage&gt;&lt;type&gt;400&lt;/type&gt;&lt;url&gt;http://cancerres.aacrjournals.org/cgi/doi/10.1158/0008-5472.CAN-13-3131&lt;/url&gt;&lt;bundle&gt;&lt;publication&gt;&lt;publisher&gt;American Association for Cancer Research&lt;/publisher&gt;&lt;url&gt;http://cancerres.aacrjournals.org&lt;/url&gt;&lt;title&gt;Cancer research&lt;/title&gt;&lt;type&gt;-100&lt;/type&gt;&lt;subtype&gt;-100&lt;/subtype&gt;&lt;uuid&gt;3CC1ABCC-3C5C-4DD7-AF33-E756BB66C9C1&lt;/uuid&gt;&lt;/publication&gt;&lt;/bundle&gt;&lt;authors&gt;&lt;author&gt;&lt;firstName&gt;S&lt;/firstName&gt;&lt;middleNames&gt;G M&lt;/middleNames&gt;&lt;lastName&gt;Piccirillo&lt;/lastName&gt;&lt;/author&gt;&lt;author&gt;&lt;firstName&gt;I&lt;/firstName&gt;&lt;lastName&gt;Spiteri&lt;/lastName&gt;&lt;/author&gt;&lt;author&gt;&lt;firstName&gt;A&lt;/firstName&gt;&lt;lastName&gt;Sottoriva&lt;/lastName&gt;&lt;/author&gt;&lt;author&gt;&lt;firstName&gt;A&lt;/firstName&gt;&lt;lastName&gt;Touloumis&lt;/lastName&gt;&lt;/author&gt;&lt;author&gt;&lt;firstName&gt;S&lt;/firstName&gt;&lt;lastName&gt;Ber&lt;/lastName&gt;&lt;/author&gt;&lt;author&gt;&lt;firstName&gt;S&lt;/firstName&gt;&lt;middleNames&gt;J&lt;/middleNames&gt;&lt;lastName&gt;Price&lt;/lastName&gt;&lt;/author&gt;&lt;author&gt;&lt;firstName&gt;R&lt;/firstName&gt;&lt;lastName&gt;Heywood&lt;/lastName&gt;&lt;/author&gt;&lt;author&gt;&lt;firstName&gt;N&lt;/firstName&gt;&lt;middleNames&gt;J&lt;/middleNames&gt;&lt;lastName&gt;Francis&lt;/lastName&gt;&lt;/author&gt;&lt;author&gt;&lt;firstName&gt;K&lt;/firstName&gt;&lt;middleNames&gt;D&lt;/middleNames&gt;&lt;lastName&gt;Howarth&lt;/lastName&gt;&lt;/author&gt;&lt;author&gt;&lt;firstName&gt;V&lt;/firstName&gt;&lt;middleNames&gt;P&lt;/middleNames&gt;&lt;lastName&gt;Collins&lt;/lastName&gt;&lt;/author&gt;&lt;author&gt;&lt;firstName&gt;A&lt;/firstName&gt;&lt;middleNames&gt;R&lt;/middleNames&gt;&lt;lastName&gt;Venkitaraman&lt;/lastName&gt;&lt;/author&gt;&lt;author&gt;&lt;firstName&gt;C&lt;/firstName&gt;&lt;lastName&gt;Curtis&lt;/lastName&gt;&lt;/author&gt;&lt;author&gt;&lt;firstName&gt;J&lt;/firstName&gt;&lt;middleNames&gt;C&lt;/middleNames&gt;&lt;lastName&gt;Marioni&lt;/lastName&gt;&lt;/author&gt;&lt;author&gt;&lt;firstName&gt;S&lt;/firstName&gt;&lt;lastName&gt;Tavaré&lt;/lastName&gt;&lt;/author&gt;&lt;author&gt;&lt;firstName&gt;C&lt;/firstName&gt;&lt;lastName&gt;Watts&lt;/lastName&gt;&lt;/author&gt;&lt;/authors&gt;&lt;/publication&gt;&lt;/publications&gt;&lt;cites&gt;&lt;/cites&gt;&lt;/citation&gt;</w:delInstrText>
        </w:r>
        <w:r w:rsidR="00F93F57" w:rsidRPr="00EA31AC" w:rsidDel="00FD36C0">
          <w:rPr>
            <w:rFonts w:ascii="Arial" w:hAnsi="Arial" w:cs="Arial"/>
          </w:rPr>
          <w:fldChar w:fldCharType="separate"/>
        </w:r>
        <w:r w:rsidR="005E73A2" w:rsidDel="00FD36C0">
          <w:rPr>
            <w:rFonts w:ascii="Helvetica" w:hAnsi="Helvetica" w:cs="Helvetica"/>
          </w:rPr>
          <w:delText>[11]</w:delText>
        </w:r>
        <w:r w:rsidR="00F93F57" w:rsidRPr="00EA31AC" w:rsidDel="00FD36C0">
          <w:rPr>
            <w:rFonts w:ascii="Arial" w:hAnsi="Arial" w:cs="Arial"/>
          </w:rPr>
          <w:fldChar w:fldCharType="end"/>
        </w:r>
      </w:del>
      <w:ins w:id="65" w:author="Sara Piccirillo" w:date="2018-04-30T17:48:00Z">
        <w:r w:rsidR="00243009">
          <w:rPr>
            <w:rFonts w:ascii="Arial" w:hAnsi="Arial" w:cs="Arial"/>
          </w:rPr>
          <w:t>, represent either tumo</w:t>
        </w:r>
      </w:ins>
      <w:ins w:id="66" w:author="Sara Piccirillo" w:date="2018-04-30T17:52:00Z">
        <w:r w:rsidR="00243009">
          <w:rPr>
            <w:rFonts w:ascii="Arial" w:hAnsi="Arial" w:cs="Arial"/>
          </w:rPr>
          <w:t>u</w:t>
        </w:r>
      </w:ins>
      <w:ins w:id="67" w:author="Sara Piccirillo" w:date="2018-04-30T17:48:00Z">
        <w:r w:rsidR="00243009">
          <w:rPr>
            <w:rFonts w:ascii="Arial" w:hAnsi="Arial" w:cs="Arial"/>
          </w:rPr>
          <w:t>r precursor cell</w:t>
        </w:r>
      </w:ins>
      <w:ins w:id="68" w:author="Sara Piccirillo" w:date="2018-04-30T17:52:00Z">
        <w:r w:rsidR="00243009">
          <w:rPr>
            <w:rFonts w:ascii="Arial" w:hAnsi="Arial" w:cs="Arial"/>
          </w:rPr>
          <w:t xml:space="preserve">s </w:t>
        </w:r>
      </w:ins>
      <w:ins w:id="69" w:author="Sara Piccirillo" w:date="2018-04-30T17:48:00Z">
        <w:r w:rsidR="00243009">
          <w:rPr>
            <w:rFonts w:ascii="Arial" w:hAnsi="Arial" w:cs="Arial"/>
          </w:rPr>
          <w:t>or</w:t>
        </w:r>
      </w:ins>
      <w:ins w:id="70" w:author="Sara Piccirillo" w:date="2018-04-30T17:52:00Z">
        <w:r w:rsidR="00243009">
          <w:rPr>
            <w:rFonts w:ascii="Arial" w:hAnsi="Arial" w:cs="Arial"/>
          </w:rPr>
          <w:t xml:space="preserve"> an infiltrating population </w:t>
        </w:r>
      </w:ins>
      <w:ins w:id="71" w:author="Sara Piccirillo" w:date="2018-04-30T17:53:00Z">
        <w:r w:rsidR="00243009" w:rsidRPr="00EA31AC">
          <w:rPr>
            <w:rFonts w:ascii="Arial" w:hAnsi="Arial" w:cs="Arial"/>
          </w:rPr>
          <w:fldChar w:fldCharType="begin"/>
        </w:r>
        <w:r w:rsidR="00243009">
          <w:rPr>
            <w:rFonts w:ascii="Arial" w:hAnsi="Arial" w:cs="Arial"/>
          </w:rPr>
          <w:instrText xml:space="preserve"> ADDIN PAPERS2_CITATIONS &lt;citation&gt;&lt;uuid&gt;AB352199-CC3C-44EE-A11D-8C1AF9A1C015&lt;/uuid&gt;&lt;priority&gt;7&lt;/priority&gt;&lt;publications&gt;&lt;publication&gt;&lt;volume&gt;75&lt;/volume&gt;&lt;publication_date&gt;99201501041200000000222000&lt;/publication_date&gt;&lt;number&gt;1&lt;/number&gt;&lt;doi&gt;10.1158/0008-5472.CAN-13-3131&lt;/doi&gt;&lt;startpage&gt;194&lt;/startpage&gt;&lt;title&gt;Contributions to drug resistance in glioblastoma derived from malignant cells in the sub-ependymal zone&lt;/title&gt;&lt;uuid&gt;7FFF8BFE-9801-4D71-A135-25ACF75D0289&lt;/uuid&gt;&lt;subtype&gt;400&lt;/subtype&gt;&lt;endpage&gt;202&lt;/endpage&gt;&lt;type&gt;400&lt;/type&gt;&lt;url&gt;http://cancerres.aacrjournals.org/cgi/doi/10.1158/0008-5472.CAN-13-3131&lt;/url&gt;&lt;bundle&gt;&lt;publication&gt;&lt;publisher&gt;American Association for Cancer Research&lt;/publisher&gt;&lt;url&gt;http://cancerres.aacrjournals.org&lt;/url&gt;&lt;title&gt;Cancer research&lt;/title&gt;&lt;type&gt;-100&lt;/type&gt;&lt;subtype&gt;-100&lt;/subtype&gt;&lt;uuid&gt;3CC1ABCC-3C5C-4DD7-AF33-E756BB66C9C1&lt;/uuid&gt;&lt;/publication&gt;&lt;/bundle&gt;&lt;authors&gt;&lt;author&gt;&lt;firstName&gt;S&lt;/firstName&gt;&lt;middleNames&gt;G M&lt;/middleNames&gt;&lt;lastName&gt;Piccirillo&lt;/lastName&gt;&lt;/author&gt;&lt;author&gt;&lt;firstName&gt;I&lt;/firstName&gt;&lt;lastName&gt;Spiteri&lt;/lastName&gt;&lt;/author&gt;&lt;author&gt;&lt;firstName&gt;A&lt;/firstName&gt;&lt;lastName&gt;Sottoriva&lt;/lastName&gt;&lt;/author&gt;&lt;author&gt;&lt;firstName&gt;A&lt;/firstName&gt;&lt;lastName&gt;Touloumis&lt;/lastName&gt;&lt;/author&gt;&lt;author&gt;&lt;firstName&gt;S&lt;/firstName&gt;&lt;lastName&gt;Ber&lt;/lastName&gt;&lt;/author&gt;&lt;author&gt;&lt;firstName&gt;S&lt;/firstName&gt;&lt;middleNames&gt;J&lt;/middleNames&gt;&lt;lastName&gt;Price&lt;/lastName&gt;&lt;/author&gt;&lt;author&gt;&lt;firstName&gt;R&lt;/firstName&gt;&lt;lastName&gt;Heywood&lt;/lastName&gt;&lt;/author&gt;&lt;author&gt;&lt;firstName&gt;N&lt;/firstName&gt;&lt;middleNames&gt;J&lt;/middleNames&gt;&lt;lastName&gt;Francis&lt;/lastName&gt;&lt;/author&gt;&lt;author&gt;&lt;firstName&gt;K&lt;/firstName&gt;&lt;middleNames&gt;D&lt;/middleNames&gt;&lt;lastName&gt;Howarth&lt;/lastName&gt;&lt;/author&gt;&lt;author&gt;&lt;firstName&gt;V&lt;/firstName&gt;&lt;middleNames&gt;P&lt;/middleNames&gt;&lt;lastName&gt;Collins&lt;/lastName&gt;&lt;/author&gt;&lt;author&gt;&lt;firstName&gt;A&lt;/firstName&gt;&lt;middleNames&gt;R&lt;/middleNames&gt;&lt;lastName&gt;Venkitaraman&lt;/lastName&gt;&lt;/author&gt;&lt;author&gt;&lt;firstName&gt;C&lt;/firstName&gt;&lt;lastName&gt;Curtis&lt;/lastName&gt;&lt;/author&gt;&lt;author&gt;&lt;firstName&gt;J&lt;/firstName&gt;&lt;middleNames&gt;C&lt;/middleNames&gt;&lt;lastName&gt;Marioni&lt;/lastName&gt;&lt;/author&gt;&lt;author&gt;&lt;firstName&gt;S&lt;/firstName&gt;&lt;lastName&gt;Tavaré&lt;/lastName&gt;&lt;/author&gt;&lt;author&gt;&lt;firstName&gt;C&lt;/firstName&gt;&lt;lastName&gt;Watts&lt;/lastName&gt;&lt;/author&gt;&lt;/authors&gt;&lt;/publication&gt;&lt;/publications&gt;&lt;cites&gt;&lt;/cites&gt;&lt;/citation&gt;</w:instrText>
        </w:r>
        <w:r w:rsidR="00243009" w:rsidRPr="00EA31AC">
          <w:rPr>
            <w:rFonts w:ascii="Arial" w:hAnsi="Arial" w:cs="Arial"/>
          </w:rPr>
          <w:fldChar w:fldCharType="separate"/>
        </w:r>
        <w:r w:rsidR="00243009">
          <w:rPr>
            <w:rFonts w:ascii="Helvetica" w:hAnsi="Helvetica" w:cs="Helvetica"/>
          </w:rPr>
          <w:t>[11]</w:t>
        </w:r>
        <w:r w:rsidR="00243009" w:rsidRPr="00EA31AC">
          <w:rPr>
            <w:rFonts w:ascii="Arial" w:hAnsi="Arial" w:cs="Arial"/>
          </w:rPr>
          <w:fldChar w:fldCharType="end"/>
        </w:r>
      </w:ins>
      <w:r w:rsidR="00F93F57">
        <w:rPr>
          <w:rFonts w:ascii="Arial" w:hAnsi="Arial" w:cs="Arial"/>
        </w:rPr>
        <w:t xml:space="preserve">. </w:t>
      </w:r>
      <w:r w:rsidR="00CA3165">
        <w:rPr>
          <w:rFonts w:ascii="Arial" w:hAnsi="Arial" w:cs="Arial"/>
        </w:rPr>
        <w:t>Indeed, i</w:t>
      </w:r>
      <w:r w:rsidR="00FC04A4" w:rsidRPr="00EA31AC">
        <w:rPr>
          <w:rFonts w:ascii="Arial" w:hAnsi="Arial" w:cs="Arial"/>
        </w:rPr>
        <w:t xml:space="preserve">nfiltration is </w:t>
      </w:r>
      <w:r w:rsidR="00FC04A4">
        <w:rPr>
          <w:rFonts w:ascii="Arial" w:hAnsi="Arial" w:cs="Arial"/>
        </w:rPr>
        <w:t xml:space="preserve">ubiquitous in </w:t>
      </w:r>
      <w:r w:rsidR="00CA3165">
        <w:rPr>
          <w:rFonts w:ascii="Arial" w:hAnsi="Arial" w:cs="Arial"/>
        </w:rPr>
        <w:t>glioblastoma</w:t>
      </w:r>
      <w:r w:rsidR="00FC04A4" w:rsidRPr="00EA31AC">
        <w:rPr>
          <w:rFonts w:ascii="Arial" w:hAnsi="Arial" w:cs="Arial"/>
        </w:rPr>
        <w:t>, with cell</w:t>
      </w:r>
      <w:r w:rsidR="00CA3165">
        <w:rPr>
          <w:rFonts w:ascii="Arial" w:hAnsi="Arial" w:cs="Arial"/>
        </w:rPr>
        <w:t>s</w:t>
      </w:r>
      <w:r w:rsidR="00FC04A4" w:rsidRPr="00EA31AC">
        <w:rPr>
          <w:rFonts w:ascii="Arial" w:hAnsi="Arial" w:cs="Arial"/>
        </w:rPr>
        <w:t xml:space="preserve"> migrating </w:t>
      </w:r>
      <w:ins w:id="72" w:author="Sara Piccirillo" w:date="2018-04-30T17:34:00Z">
        <w:r w:rsidR="00FD36C0">
          <w:rPr>
            <w:rFonts w:ascii="Arial" w:hAnsi="Arial" w:cs="Arial"/>
          </w:rPr>
          <w:t>through diverse</w:t>
        </w:r>
        <w:r w:rsidR="00BF66C1">
          <w:rPr>
            <w:rFonts w:ascii="Arial" w:hAnsi="Arial" w:cs="Arial"/>
          </w:rPr>
          <w:t xml:space="preserve"> regions of the brain microenvironment</w:t>
        </w:r>
        <w:r w:rsidR="00FD36C0">
          <w:rPr>
            <w:rFonts w:ascii="Arial" w:hAnsi="Arial" w:cs="Arial"/>
          </w:rPr>
          <w:t xml:space="preserve"> </w:t>
        </w:r>
      </w:ins>
      <w:ins w:id="73" w:author="Sara Piccirillo" w:date="2018-04-30T17:35:00Z">
        <w:r w:rsidR="00BF66C1">
          <w:rPr>
            <w:rFonts w:ascii="Arial" w:hAnsi="Arial" w:cs="Arial"/>
          </w:rPr>
          <w:t xml:space="preserve">including </w:t>
        </w:r>
      </w:ins>
      <w:del w:id="74" w:author="Sara Piccirillo" w:date="2018-04-30T17:35:00Z">
        <w:r w:rsidR="00FC04A4" w:rsidRPr="00EA31AC" w:rsidDel="00BF66C1">
          <w:rPr>
            <w:rFonts w:ascii="Arial" w:hAnsi="Arial" w:cs="Arial"/>
          </w:rPr>
          <w:delText xml:space="preserve">along </w:delText>
        </w:r>
      </w:del>
      <w:r w:rsidR="00FC04A4" w:rsidRPr="00EA31AC">
        <w:rPr>
          <w:rFonts w:ascii="Arial" w:hAnsi="Arial" w:cs="Arial"/>
        </w:rPr>
        <w:t>white matter tracts</w:t>
      </w:r>
      <w:r w:rsidR="008009F0">
        <w:rPr>
          <w:rFonts w:ascii="Arial" w:hAnsi="Arial" w:cs="Arial"/>
        </w:rPr>
        <w:t xml:space="preserve"> </w:t>
      </w:r>
      <w:r w:rsidR="00FC04A4" w:rsidRPr="00EA31AC">
        <w:rPr>
          <w:rFonts w:ascii="Arial" w:hAnsi="Arial" w:cs="Arial"/>
        </w:rPr>
        <w:fldChar w:fldCharType="begin"/>
      </w:r>
      <w:r w:rsidR="00E563F7">
        <w:rPr>
          <w:rFonts w:ascii="Arial" w:hAnsi="Arial" w:cs="Arial"/>
        </w:rPr>
        <w:instrText xml:space="preserve"> ADDIN PAPERS2_CITATIONS &lt;citation&gt;&lt;uuid&gt;3789BF1B-D43D-4657-B625-E434ED6876D8&lt;/uuid&gt;&lt;priority&gt;8&lt;/priority&gt;&lt;publications&gt;&lt;publication&gt;&lt;volume&gt;114&lt;/volume&gt;&lt;publication_date&gt;99200711011200000000222000&lt;/publication_date&gt;&lt;number&gt;5&lt;/number&gt;&lt;doi&gt;10.1007/s00401-007-0293-7&lt;/doi&gt;&lt;startpage&gt;443&lt;/startpage&gt;&lt;title&gt;Diffuse glioma growth: a guerilla war&lt;/title&gt;&lt;uuid&gt;22D23E0D-179B-4A0D-88F1-4CDD9BCFFB59&lt;/uuid&gt;&lt;subtype&gt;400&lt;/subtype&gt;&lt;publisher&gt;Springer&lt;/publisher&gt;&lt;type&gt;400&lt;/type&gt;&lt;url&gt;/pmc/articles/PMC2039798/?report=abstract&lt;/url&gt;&lt;bundle&gt;&lt;publication&gt;&lt;publisher&gt;Springer&lt;/publisher&gt;&lt;title&gt;Acta Neuropathologica&lt;/title&gt;&lt;type&gt;-100&lt;/type&gt;&lt;subtype&gt;-100&lt;/subtype&gt;&lt;uuid&gt;03476B31-5611-4EEC-B7C5-173DD564E5CC&lt;/uuid&gt;&lt;/publication&gt;&lt;/bundle&gt;&lt;authors&gt;&lt;author&gt;&lt;firstName&gt;A&lt;/firstName&gt;&lt;lastName&gt;Claes&lt;/lastName&gt;&lt;/author&gt;&lt;author&gt;&lt;firstName&gt;A&lt;/firstName&gt;&lt;middleNames&gt;J&lt;/middleNames&gt;&lt;lastName&gt;Idema&lt;/lastName&gt;&lt;/author&gt;&lt;author&gt;&lt;firstName&gt;P&lt;/firstName&gt;&lt;lastName&gt;Wesseling&lt;/lastName&gt;&lt;/author&gt;&lt;/authors&gt;&lt;/publication&gt;&lt;/publications&gt;&lt;cites&gt;&lt;/cites&gt;&lt;/citation&gt;</w:instrText>
      </w:r>
      <w:r w:rsidR="00FC04A4" w:rsidRPr="00EA31AC">
        <w:rPr>
          <w:rFonts w:ascii="Arial" w:hAnsi="Arial" w:cs="Arial"/>
        </w:rPr>
        <w:fldChar w:fldCharType="separate"/>
      </w:r>
      <w:r w:rsidR="005E73A2">
        <w:rPr>
          <w:rFonts w:ascii="Helvetica" w:hAnsi="Helvetica" w:cs="Helvetica"/>
        </w:rPr>
        <w:t>[12]</w:t>
      </w:r>
      <w:r w:rsidR="00FC04A4" w:rsidRPr="00EA31AC">
        <w:rPr>
          <w:rFonts w:ascii="Arial" w:hAnsi="Arial" w:cs="Arial"/>
        </w:rPr>
        <w:fldChar w:fldCharType="end"/>
      </w:r>
      <w:ins w:id="75" w:author="Sara Piccirillo" w:date="2018-04-30T17:31:00Z">
        <w:r w:rsidR="00FD36C0">
          <w:rPr>
            <w:rFonts w:ascii="Arial" w:hAnsi="Arial" w:cs="Arial"/>
          </w:rPr>
          <w:t xml:space="preserve"> and </w:t>
        </w:r>
      </w:ins>
      <w:ins w:id="76" w:author="Sara Piccirillo" w:date="2018-04-30T17:37:00Z">
        <w:r w:rsidR="00BF66C1">
          <w:rPr>
            <w:rFonts w:ascii="Arial" w:hAnsi="Arial" w:cs="Arial"/>
          </w:rPr>
          <w:t>blood vessels (ref. Calabrese C, Cancer Cell 2007)</w:t>
        </w:r>
      </w:ins>
      <w:r w:rsidR="00FC04A4" w:rsidRPr="00EA31AC">
        <w:rPr>
          <w:rFonts w:ascii="Arial" w:hAnsi="Arial" w:cs="Arial"/>
        </w:rPr>
        <w:t>.</w:t>
      </w:r>
      <w:r w:rsidR="00FC04A4" w:rsidRPr="00FC04A4">
        <w:rPr>
          <w:rFonts w:ascii="Arial" w:hAnsi="Arial" w:cs="Arial"/>
        </w:rPr>
        <w:t xml:space="preserve"> </w:t>
      </w:r>
      <w:r w:rsidR="00CA3165">
        <w:rPr>
          <w:rFonts w:ascii="Arial" w:hAnsi="Arial" w:cs="Arial"/>
        </w:rPr>
        <w:t>In addition, up to</w:t>
      </w:r>
      <w:r w:rsidR="00FC04A4">
        <w:rPr>
          <w:rFonts w:ascii="Arial" w:hAnsi="Arial" w:cs="Arial"/>
        </w:rPr>
        <w:t xml:space="preserve"> </w:t>
      </w:r>
      <w:r w:rsidR="00FC04A4" w:rsidRPr="001A0D26">
        <w:rPr>
          <w:rFonts w:ascii="Arial" w:hAnsi="Arial" w:cs="Arial"/>
        </w:rPr>
        <w:t>10%</w:t>
      </w:r>
      <w:r w:rsidR="00FC04A4">
        <w:rPr>
          <w:rFonts w:ascii="Arial" w:hAnsi="Arial" w:cs="Arial"/>
        </w:rPr>
        <w:t xml:space="preserve"> </w:t>
      </w:r>
      <w:r w:rsidR="00CA3165">
        <w:rPr>
          <w:rFonts w:ascii="Arial" w:hAnsi="Arial" w:cs="Arial"/>
        </w:rPr>
        <w:t xml:space="preserve">of glioblastoma cases present as </w:t>
      </w:r>
      <w:r w:rsidR="00FC04A4">
        <w:rPr>
          <w:rFonts w:ascii="Arial" w:hAnsi="Arial" w:cs="Arial"/>
        </w:rPr>
        <w:t>multifocal disease at diagnosis</w:t>
      </w:r>
      <w:r w:rsidR="008009F0">
        <w:rPr>
          <w:rFonts w:ascii="Arial" w:hAnsi="Arial" w:cs="Arial"/>
        </w:rPr>
        <w:t xml:space="preserve"> </w:t>
      </w:r>
      <w:r w:rsidR="00FC04A4" w:rsidRPr="001A0D26">
        <w:rPr>
          <w:rFonts w:ascii="Arial" w:hAnsi="Arial" w:cs="Arial"/>
        </w:rPr>
        <w:fldChar w:fldCharType="begin"/>
      </w:r>
      <w:r w:rsidR="00E563F7">
        <w:rPr>
          <w:rFonts w:ascii="Arial" w:hAnsi="Arial" w:cs="Arial"/>
        </w:rPr>
        <w:instrText xml:space="preserve"> ADDIN PAPERS2_CITATIONS &lt;citation&gt;&lt;uuid&gt;99C524FA-93B2-4900-A827-85DC3E49F524&lt;/uuid&gt;&lt;priority&gt;6&lt;/priority&gt;&lt;publications&gt;&lt;publication&gt;&lt;volume&gt;117&lt;/volume&gt;&lt;publication_date&gt;99201204131200000000222000&lt;/publication_date&gt;&lt;startpage&gt;705&lt;/startpage&gt;&lt;accepted_date&gt;99201204131200000000222000&lt;/accepted_date&gt;&lt;title&gt;Prognosis of patients with multifocal glioblastoma: a case-control study&lt;/title&gt;&lt;uuid&gt;75FE3D3D-7F5F-453A-BBFB-975593077C8C&lt;/uuid&gt;&lt;subtype&gt;400&lt;/subtype&gt;&lt;publisher&gt; American Association of Neurological Surgeons&lt;/publisher&gt;&lt;type&gt;400&lt;/type&gt;&lt;endpage&gt;711&lt;/endpage&gt;&lt;url&gt;http://www.ncbi.nlm.nih.gov/pubmed/22920963&lt;/url&gt;&lt;bundle&gt;&lt;publication&gt;&lt;title&gt;Journal of neurosurgery&lt;/title&gt;&lt;type&gt;-100&lt;/type&gt;&lt;subtype&gt;-100&lt;/subtype&gt;&lt;uuid&gt;269F45AC-FE23-4D0A-86A7-9C1CEF66393B&lt;/uuid&gt;&lt;/publication&gt;&lt;/bundle&gt;&lt;authors&gt;&lt;author&gt;&lt;firstName&gt;C&lt;/firstName&gt;&lt;middleNames&gt;G&lt;/middleNames&gt;&lt;lastName&gt;Patil&lt;/lastName&gt;&lt;/author&gt;&lt;author&gt;&lt;lastName&gt;Anthony Yi&lt;/lastName&gt;&lt;/author&gt;&lt;author&gt;&lt;lastName&gt;Adam Elramsisy&lt;/lastName&gt;&lt;/author&gt;&lt;author&gt;&lt;lastName&gt;Jethro Hu&lt;/lastName&gt;&lt;/author&gt;&lt;author&gt;&lt;lastName&gt;Debraj Mukherjee&lt;/lastName&gt;&lt;/author&gt;&lt;author&gt;&lt;lastName&gt;Dwain K Irvin&lt;/lastName&gt;&lt;/author&gt;&lt;author&gt;&lt;lastName&gt;John S Yu&lt;/lastName&gt;&lt;/author&gt;&lt;author&gt;&lt;lastName&gt;Serguei I Bannykh&lt;/lastName&gt;&lt;/author&gt;&lt;author&gt;&lt;lastName&gt;Keith L Black&lt;/lastName&gt;&lt;/author&gt;&lt;author&gt;&lt;lastName&gt;Miriam Nuño&lt;/lastName&gt;&lt;/author&gt;&lt;/authors&gt;&lt;/publication&gt;&lt;/publications&gt;&lt;cites&gt;&lt;/cites&gt;&lt;/citation&gt;</w:instrText>
      </w:r>
      <w:r w:rsidR="00FC04A4" w:rsidRPr="001A0D26">
        <w:rPr>
          <w:rFonts w:ascii="Arial" w:hAnsi="Arial" w:cs="Arial"/>
        </w:rPr>
        <w:fldChar w:fldCharType="separate"/>
      </w:r>
      <w:r w:rsidR="005E73A2">
        <w:rPr>
          <w:rFonts w:ascii="Helvetica" w:hAnsi="Helvetica" w:cs="Helvetica"/>
        </w:rPr>
        <w:t>[13]</w:t>
      </w:r>
      <w:r w:rsidR="00FC04A4" w:rsidRPr="001A0D26">
        <w:rPr>
          <w:rFonts w:ascii="Arial" w:hAnsi="Arial" w:cs="Arial"/>
        </w:rPr>
        <w:fldChar w:fldCharType="end"/>
      </w:r>
      <w:r w:rsidR="00FC04A4" w:rsidRPr="001A0D26">
        <w:rPr>
          <w:rFonts w:ascii="Arial" w:hAnsi="Arial" w:cs="Arial"/>
        </w:rPr>
        <w:t>, a rare occurrence in other solid tumours.</w:t>
      </w:r>
      <w:r w:rsidR="00CF0708">
        <w:rPr>
          <w:rFonts w:ascii="Arial" w:hAnsi="Arial" w:cs="Arial"/>
        </w:rPr>
        <w:t xml:space="preserve"> </w:t>
      </w:r>
    </w:p>
    <w:p w14:paraId="0D7E4E3B" w14:textId="4DA4D3D4" w:rsidR="00F93F57" w:rsidRDefault="00CF0708">
      <w:pPr>
        <w:jc w:val="both"/>
        <w:rPr>
          <w:rFonts w:ascii="Arial" w:hAnsi="Arial" w:cs="Arial"/>
        </w:rPr>
        <w:pPrChange w:id="77" w:author="Microsoft Office User" w:date="2018-04-25T12:24:00Z">
          <w:pPr/>
        </w:pPrChange>
      </w:pPr>
      <w:r>
        <w:rPr>
          <w:rFonts w:ascii="Arial" w:hAnsi="Arial" w:cs="Arial"/>
        </w:rPr>
        <w:t xml:space="preserve">The accumulating clinical and genomic evidence points at a different model of tumour initiation and recurrence in glioblastoma with respect to the classical step-wise transformation and </w:t>
      </w:r>
      <w:del w:id="78" w:author="Sara Piccirillo" w:date="2018-04-30T17:39:00Z">
        <w:r w:rsidDel="00BF66C1">
          <w:rPr>
            <w:rFonts w:ascii="Arial" w:hAnsi="Arial" w:cs="Arial"/>
          </w:rPr>
          <w:delText xml:space="preserve">accumulation </w:delText>
        </w:r>
      </w:del>
      <w:ins w:id="79" w:author="Sara Piccirillo" w:date="2018-04-30T17:39:00Z">
        <w:r w:rsidR="00BF66C1">
          <w:rPr>
            <w:rFonts w:ascii="Arial" w:hAnsi="Arial" w:cs="Arial"/>
          </w:rPr>
          <w:t>divers</w:t>
        </w:r>
      </w:ins>
      <w:ins w:id="80" w:author="Sara Piccirillo" w:date="2018-04-30T17:40:00Z">
        <w:r w:rsidR="00BF66C1">
          <w:rPr>
            <w:rFonts w:ascii="Arial" w:hAnsi="Arial" w:cs="Arial"/>
          </w:rPr>
          <w:t xml:space="preserve">ification </w:t>
        </w:r>
      </w:ins>
      <w:r>
        <w:rPr>
          <w:rFonts w:ascii="Arial" w:hAnsi="Arial" w:cs="Arial"/>
        </w:rPr>
        <w:t>of malignant phenotypes,</w:t>
      </w:r>
      <w:ins w:id="81" w:author="Microsoft Office User" w:date="2018-04-25T12:23:00Z">
        <w:r w:rsidR="00A620DC">
          <w:rPr>
            <w:rFonts w:ascii="Arial" w:hAnsi="Arial" w:cs="Arial"/>
          </w:rPr>
          <w:t xml:space="preserve"> which posits that</w:t>
        </w:r>
      </w:ins>
      <w:del w:id="82" w:author="Microsoft Office User" w:date="2018-04-25T12:23:00Z">
        <w:r w:rsidDel="00A620DC">
          <w:rPr>
            <w:rFonts w:ascii="Arial" w:hAnsi="Arial" w:cs="Arial"/>
          </w:rPr>
          <w:delText xml:space="preserve"> where</w:delText>
        </w:r>
      </w:del>
      <w:r>
        <w:rPr>
          <w:rFonts w:ascii="Arial" w:hAnsi="Arial" w:cs="Arial"/>
        </w:rPr>
        <w:t xml:space="preserve"> solid tumours first grow locally, then invade the surrounding tissues and only finally spread.</w:t>
      </w:r>
      <w:r w:rsidR="00505916" w:rsidRPr="00505916">
        <w:rPr>
          <w:rFonts w:ascii="Arial" w:hAnsi="Arial" w:cs="Arial"/>
        </w:rPr>
        <w:t xml:space="preserve"> </w:t>
      </w:r>
    </w:p>
    <w:p w14:paraId="2C23B4A2" w14:textId="77777777" w:rsidR="00F93F57" w:rsidRDefault="00F93F57" w:rsidP="00505916">
      <w:pPr>
        <w:rPr>
          <w:rFonts w:ascii="Arial" w:hAnsi="Arial" w:cs="Arial"/>
        </w:rPr>
      </w:pPr>
    </w:p>
    <w:p w14:paraId="32F68B81" w14:textId="73492798" w:rsidR="00505916" w:rsidRDefault="00D52BC8">
      <w:pPr>
        <w:jc w:val="both"/>
        <w:rPr>
          <w:rFonts w:ascii="Arial" w:hAnsi="Arial" w:cs="Arial"/>
        </w:rPr>
        <w:pPrChange w:id="83" w:author="Microsoft Office User" w:date="2018-04-25T16:47:00Z">
          <w:pPr/>
        </w:pPrChange>
      </w:pPr>
      <w:r>
        <w:rPr>
          <w:rFonts w:ascii="Arial" w:hAnsi="Arial" w:cs="Arial"/>
        </w:rPr>
        <w:t xml:space="preserve">Here, </w:t>
      </w:r>
      <w:r w:rsidR="00134F1C">
        <w:rPr>
          <w:rFonts w:ascii="Arial" w:hAnsi="Arial" w:cs="Arial"/>
        </w:rPr>
        <w:t>w</w:t>
      </w:r>
      <w:r w:rsidR="00D86FCF">
        <w:rPr>
          <w:rFonts w:ascii="Arial" w:hAnsi="Arial" w:cs="Arial"/>
        </w:rPr>
        <w:t xml:space="preserve">e propose that </w:t>
      </w:r>
      <w:r w:rsidR="00AD2FEC">
        <w:rPr>
          <w:rFonts w:ascii="Arial" w:hAnsi="Arial" w:cs="Arial"/>
        </w:rPr>
        <w:t xml:space="preserve">after </w:t>
      </w:r>
      <w:r w:rsidR="0028149A">
        <w:rPr>
          <w:rFonts w:ascii="Arial" w:hAnsi="Arial" w:cs="Arial"/>
        </w:rPr>
        <w:t>glioblastoma</w:t>
      </w:r>
      <w:r w:rsidR="00AD2FEC">
        <w:rPr>
          <w:rFonts w:ascii="Arial" w:hAnsi="Arial" w:cs="Arial"/>
        </w:rPr>
        <w:t xml:space="preserve"> initiation </w:t>
      </w:r>
      <w:r w:rsidR="0028149A">
        <w:rPr>
          <w:rFonts w:ascii="Arial" w:hAnsi="Arial" w:cs="Arial"/>
        </w:rPr>
        <w:t>(Figure 1A),</w:t>
      </w:r>
      <w:r w:rsidR="00D86FCF">
        <w:rPr>
          <w:rFonts w:ascii="Arial" w:hAnsi="Arial" w:cs="Arial"/>
        </w:rPr>
        <w:t xml:space="preserve"> due to its inherent infiltrative phenotype</w:t>
      </w:r>
      <w:r w:rsidR="00CD65FC">
        <w:rPr>
          <w:rFonts w:ascii="Arial" w:hAnsi="Arial" w:cs="Arial"/>
        </w:rPr>
        <w:t>,</w:t>
      </w:r>
      <w:r w:rsidR="00D86FCF">
        <w:rPr>
          <w:rFonts w:ascii="Arial" w:hAnsi="Arial" w:cs="Arial"/>
        </w:rPr>
        <w:t xml:space="preserve"> </w:t>
      </w:r>
      <w:r w:rsidR="00AD2FEC">
        <w:rPr>
          <w:rFonts w:ascii="Arial" w:hAnsi="Arial" w:cs="Arial"/>
        </w:rPr>
        <w:t xml:space="preserve">cancer cells </w:t>
      </w:r>
      <w:r w:rsidR="00D86FCF">
        <w:rPr>
          <w:rFonts w:ascii="Arial" w:hAnsi="Arial" w:cs="Arial"/>
        </w:rPr>
        <w:t>quickly</w:t>
      </w:r>
      <w:r w:rsidR="00D86FCF" w:rsidRPr="00EA31AC">
        <w:rPr>
          <w:rFonts w:ascii="Arial" w:hAnsi="Arial" w:cs="Arial"/>
        </w:rPr>
        <w:t xml:space="preserve"> spread</w:t>
      </w:r>
      <w:del w:id="84" w:author="Microsoft Office User" w:date="2018-04-24T17:20:00Z">
        <w:r w:rsidR="00D86FCF" w:rsidDel="00565088">
          <w:rPr>
            <w:rFonts w:ascii="Arial" w:hAnsi="Arial" w:cs="Arial"/>
          </w:rPr>
          <w:delText>s</w:delText>
        </w:r>
      </w:del>
      <w:r w:rsidR="00D86FCF" w:rsidRPr="00EA31AC">
        <w:rPr>
          <w:rFonts w:ascii="Arial" w:hAnsi="Arial" w:cs="Arial"/>
        </w:rPr>
        <w:t xml:space="preserve"> </w:t>
      </w:r>
      <w:del w:id="85" w:author="Sara Piccirillo" w:date="2018-04-30T17:42:00Z">
        <w:r w:rsidR="00D86FCF" w:rsidRPr="00EA31AC" w:rsidDel="00BF66C1">
          <w:rPr>
            <w:rFonts w:ascii="Arial" w:hAnsi="Arial" w:cs="Arial"/>
          </w:rPr>
          <w:delText>throughout the organ</w:delText>
        </w:r>
        <w:r w:rsidR="00AD2FEC" w:rsidDel="00BF66C1">
          <w:rPr>
            <w:rFonts w:ascii="Arial" w:hAnsi="Arial" w:cs="Arial"/>
          </w:rPr>
          <w:delText xml:space="preserve"> </w:delText>
        </w:r>
      </w:del>
      <w:r w:rsidR="00AD2FEC">
        <w:rPr>
          <w:rFonts w:ascii="Arial" w:hAnsi="Arial" w:cs="Arial"/>
        </w:rPr>
        <w:t>and colonise</w:t>
      </w:r>
      <w:r w:rsidR="00D86FCF">
        <w:rPr>
          <w:rFonts w:ascii="Arial" w:hAnsi="Arial" w:cs="Arial"/>
        </w:rPr>
        <w:t xml:space="preserve"> the</w:t>
      </w:r>
      <w:ins w:id="86" w:author="Microsoft Office User" w:date="2018-04-25T16:40:00Z">
        <w:r w:rsidR="00C06325">
          <w:rPr>
            <w:rFonts w:ascii="Arial" w:hAnsi="Arial" w:cs="Arial"/>
          </w:rPr>
          <w:t xml:space="preserve"> brain </w:t>
        </w:r>
        <w:del w:id="87" w:author="Sara Piccirillo" w:date="2018-04-30T17:42:00Z">
          <w:r w:rsidR="00C06325" w:rsidDel="00BF66C1">
            <w:rPr>
              <w:rFonts w:ascii="Arial" w:hAnsi="Arial" w:cs="Arial"/>
            </w:rPr>
            <w:delText>mantle</w:delText>
          </w:r>
        </w:del>
      </w:ins>
      <w:ins w:id="88" w:author="Sara Piccirillo" w:date="2018-04-30T17:42:00Z">
        <w:r w:rsidR="00BF66C1">
          <w:rPr>
            <w:rFonts w:ascii="Arial" w:hAnsi="Arial" w:cs="Arial"/>
          </w:rPr>
          <w:t>parenchyma</w:t>
        </w:r>
      </w:ins>
      <w:ins w:id="89" w:author="Microsoft Office User" w:date="2018-04-25T16:40:00Z">
        <w:r w:rsidR="00C06325">
          <w:rPr>
            <w:rFonts w:ascii="Arial" w:hAnsi="Arial" w:cs="Arial"/>
          </w:rPr>
          <w:t xml:space="preserve"> &amp;</w:t>
        </w:r>
      </w:ins>
      <w:r w:rsidR="00D86FCF">
        <w:rPr>
          <w:rFonts w:ascii="Arial" w:hAnsi="Arial" w:cs="Arial"/>
        </w:rPr>
        <w:t xml:space="preserve"> </w:t>
      </w:r>
      <w:ins w:id="90" w:author="Sara Piccirillo" w:date="2018-04-30T17:42:00Z">
        <w:r w:rsidR="00BF66C1">
          <w:rPr>
            <w:rFonts w:ascii="Arial" w:hAnsi="Arial" w:cs="Arial"/>
          </w:rPr>
          <w:t xml:space="preserve">the </w:t>
        </w:r>
      </w:ins>
      <w:commentRangeStart w:id="91"/>
      <w:r w:rsidR="00D86FCF">
        <w:rPr>
          <w:rFonts w:ascii="Arial" w:hAnsi="Arial" w:cs="Arial"/>
        </w:rPr>
        <w:t>SVZ</w:t>
      </w:r>
      <w:ins w:id="92" w:author="Sara Piccirillo" w:date="2018-04-30T18:00:00Z">
        <w:r w:rsidR="008F273A" w:rsidDel="008F273A">
          <w:rPr>
            <w:rFonts w:ascii="Arial" w:hAnsi="Arial" w:cs="Arial"/>
          </w:rPr>
          <w:t xml:space="preserve"> </w:t>
        </w:r>
      </w:ins>
      <w:del w:id="93" w:author="Sara Piccirillo" w:date="2018-04-30T18:00:00Z">
        <w:r w:rsidR="00D86FCF" w:rsidDel="008F273A">
          <w:rPr>
            <w:rFonts w:ascii="Arial" w:hAnsi="Arial" w:cs="Arial"/>
          </w:rPr>
          <w:delText xml:space="preserve">, a known neural stem cell </w:delText>
        </w:r>
        <w:r w:rsidDel="008F273A">
          <w:rPr>
            <w:rFonts w:ascii="Arial" w:hAnsi="Arial" w:cs="Arial"/>
          </w:rPr>
          <w:delText xml:space="preserve">niche </w:delText>
        </w:r>
        <w:r w:rsidR="00D86FCF" w:rsidDel="008F273A">
          <w:rPr>
            <w:rFonts w:ascii="Arial" w:hAnsi="Arial" w:cs="Arial"/>
          </w:rPr>
          <w:delText>that may provide a favourable</w:delText>
        </w:r>
        <w:r w:rsidR="00B0530A" w:rsidDel="008F273A">
          <w:rPr>
            <w:rFonts w:ascii="Arial" w:hAnsi="Arial" w:cs="Arial"/>
          </w:rPr>
          <w:delText xml:space="preserve"> </w:delText>
        </w:r>
        <w:r w:rsidR="00EA4EF6" w:rsidDel="008F273A">
          <w:rPr>
            <w:rFonts w:ascii="Arial" w:hAnsi="Arial" w:cs="Arial"/>
          </w:rPr>
          <w:delText xml:space="preserve">quiescent </w:delText>
        </w:r>
        <w:commentRangeStart w:id="94"/>
        <w:r w:rsidR="00D86FCF" w:rsidDel="008F273A">
          <w:rPr>
            <w:rFonts w:ascii="Arial" w:hAnsi="Arial" w:cs="Arial"/>
          </w:rPr>
          <w:delText xml:space="preserve">microenvironment for malignant cells </w:delText>
        </w:r>
        <w:commentRangeEnd w:id="94"/>
        <w:r w:rsidR="00C06325" w:rsidDel="008F273A">
          <w:rPr>
            <w:rStyle w:val="CommentReference"/>
          </w:rPr>
          <w:commentReference w:id="94"/>
        </w:r>
      </w:del>
      <w:r w:rsidR="00D86FCF">
        <w:rPr>
          <w:rFonts w:ascii="Arial" w:hAnsi="Arial" w:cs="Arial"/>
        </w:rPr>
        <w:t>(Figure 1B)</w:t>
      </w:r>
      <w:r w:rsidR="00D86FCF" w:rsidRPr="00EA31AC">
        <w:rPr>
          <w:rFonts w:ascii="Arial" w:hAnsi="Arial" w:cs="Arial"/>
        </w:rPr>
        <w:t xml:space="preserve">. </w:t>
      </w:r>
      <w:r w:rsidR="00D86FCF">
        <w:rPr>
          <w:rFonts w:ascii="Arial" w:hAnsi="Arial" w:cs="Arial"/>
        </w:rPr>
        <w:t xml:space="preserve">Although infiltrative cells are initially characterised by </w:t>
      </w:r>
      <w:del w:id="95" w:author="Sara Piccirillo" w:date="2018-04-30T18:02:00Z">
        <w:r w:rsidR="00D86FCF" w:rsidDel="008F273A">
          <w:rPr>
            <w:rFonts w:ascii="Arial" w:hAnsi="Arial" w:cs="Arial"/>
          </w:rPr>
          <w:delText xml:space="preserve">high </w:delText>
        </w:r>
      </w:del>
      <w:ins w:id="96" w:author="Sara Piccirillo" w:date="2018-04-30T18:02:00Z">
        <w:r w:rsidR="008F273A">
          <w:rPr>
            <w:rFonts w:ascii="Arial" w:hAnsi="Arial" w:cs="Arial"/>
          </w:rPr>
          <w:t xml:space="preserve">diffuse </w:t>
        </w:r>
      </w:ins>
      <w:r w:rsidR="00D86FCF">
        <w:rPr>
          <w:rFonts w:ascii="Arial" w:hAnsi="Arial" w:cs="Arial"/>
        </w:rPr>
        <w:t xml:space="preserve">migration </w:t>
      </w:r>
      <w:del w:id="97" w:author="Sara Piccirillo" w:date="2018-04-30T18:02:00Z">
        <w:r w:rsidR="00D86FCF" w:rsidDel="008F273A">
          <w:rPr>
            <w:rFonts w:ascii="Arial" w:hAnsi="Arial" w:cs="Arial"/>
          </w:rPr>
          <w:delText xml:space="preserve">but </w:delText>
        </w:r>
      </w:del>
      <w:ins w:id="98" w:author="Sara Piccirillo" w:date="2018-04-30T18:02:00Z">
        <w:r w:rsidR="008F273A">
          <w:rPr>
            <w:rFonts w:ascii="Arial" w:hAnsi="Arial" w:cs="Arial"/>
          </w:rPr>
          <w:t xml:space="preserve">and </w:t>
        </w:r>
      </w:ins>
      <w:r w:rsidR="00D86FCF">
        <w:rPr>
          <w:rFonts w:ascii="Arial" w:hAnsi="Arial" w:cs="Arial"/>
        </w:rPr>
        <w:t xml:space="preserve">low proliferation, </w:t>
      </w:r>
      <w:del w:id="99" w:author="Sara Piccirillo" w:date="2018-04-30T18:03:00Z">
        <w:r w:rsidR="00D86FCF" w:rsidDel="008F273A">
          <w:rPr>
            <w:rFonts w:ascii="Arial" w:hAnsi="Arial" w:cs="Arial"/>
          </w:rPr>
          <w:delText>when</w:delText>
        </w:r>
        <w:r w:rsidR="00D86FCF" w:rsidRPr="00EA31AC" w:rsidDel="008F273A">
          <w:rPr>
            <w:rFonts w:ascii="Arial" w:hAnsi="Arial" w:cs="Arial"/>
          </w:rPr>
          <w:delText xml:space="preserve"> </w:delText>
        </w:r>
        <w:r w:rsidR="00D86FCF" w:rsidDel="008F273A">
          <w:rPr>
            <w:rFonts w:ascii="Arial" w:hAnsi="Arial" w:cs="Arial"/>
          </w:rPr>
          <w:delText>they</w:delText>
        </w:r>
        <w:r w:rsidR="00D86FCF" w:rsidRPr="00EA31AC" w:rsidDel="008F273A">
          <w:rPr>
            <w:rFonts w:ascii="Arial" w:hAnsi="Arial" w:cs="Arial"/>
          </w:rPr>
          <w:delText xml:space="preserve"> encounter </w:delText>
        </w:r>
        <w:r w:rsidR="00CD65FC" w:rsidDel="008F273A">
          <w:rPr>
            <w:rFonts w:ascii="Arial" w:hAnsi="Arial" w:cs="Arial"/>
          </w:rPr>
          <w:delText xml:space="preserve">alternative </w:delText>
        </w:r>
      </w:del>
      <w:ins w:id="100" w:author="Sara Piccirillo" w:date="2018-04-30T18:03:00Z">
        <w:r w:rsidR="008F273A">
          <w:rPr>
            <w:rFonts w:ascii="Arial" w:hAnsi="Arial" w:cs="Arial"/>
          </w:rPr>
          <w:t xml:space="preserve">different </w:t>
        </w:r>
      </w:ins>
      <w:del w:id="101" w:author="Sara Piccirillo" w:date="2018-04-30T18:03:00Z">
        <w:r w:rsidR="00D86FCF" w:rsidRPr="00032283" w:rsidDel="008F273A">
          <w:rPr>
            <w:rFonts w:ascii="Arial" w:hAnsi="Arial" w:cs="Arial"/>
          </w:rPr>
          <w:delText>microenvironment</w:delText>
        </w:r>
        <w:r w:rsidR="00CD65FC" w:rsidDel="008F273A">
          <w:rPr>
            <w:rFonts w:ascii="Arial" w:hAnsi="Arial" w:cs="Arial"/>
          </w:rPr>
          <w:delText xml:space="preserve">al </w:delText>
        </w:r>
      </w:del>
      <w:ins w:id="102" w:author="Sara Piccirillo" w:date="2018-04-30T18:03:00Z">
        <w:r w:rsidR="008F273A" w:rsidRPr="00032283">
          <w:rPr>
            <w:rFonts w:ascii="Arial" w:hAnsi="Arial" w:cs="Arial"/>
          </w:rPr>
          <w:t>microenvironment</w:t>
        </w:r>
        <w:r w:rsidR="008F273A">
          <w:rPr>
            <w:rFonts w:ascii="Arial" w:hAnsi="Arial" w:cs="Arial"/>
          </w:rPr>
          <w:t xml:space="preserve">s and external  changes </w:t>
        </w:r>
      </w:ins>
      <w:del w:id="103" w:author="Sara Piccirillo" w:date="2018-04-30T18:09:00Z">
        <w:r w:rsidR="00EA4EF6" w:rsidDel="00062F57">
          <w:rPr>
            <w:rFonts w:ascii="Arial" w:hAnsi="Arial" w:cs="Arial"/>
          </w:rPr>
          <w:delText>settings</w:delText>
        </w:r>
      </w:del>
      <w:ins w:id="104" w:author="Microsoft Office User" w:date="2018-04-25T12:25:00Z">
        <w:del w:id="105" w:author="Sara Piccirillo" w:date="2018-04-30T18:09:00Z">
          <w:r w:rsidR="00A620DC" w:rsidDel="00062F57">
            <w:rPr>
              <w:rFonts w:ascii="Arial" w:hAnsi="Arial" w:cs="Arial"/>
            </w:rPr>
            <w:delText>cues</w:delText>
          </w:r>
        </w:del>
      </w:ins>
      <w:del w:id="106" w:author="Sara Piccirillo" w:date="2018-04-30T18:09:00Z">
        <w:r w:rsidR="00D86FCF" w:rsidRPr="00032283" w:rsidDel="00062F57">
          <w:rPr>
            <w:rFonts w:ascii="Arial" w:hAnsi="Arial" w:cs="Arial"/>
          </w:rPr>
          <w:delText xml:space="preserve">, </w:delText>
        </w:r>
        <w:r w:rsidR="00EA4EF6" w:rsidDel="00062F57">
          <w:rPr>
            <w:rStyle w:val="CommentReference"/>
          </w:rPr>
          <w:commentReference w:id="107"/>
        </w:r>
        <w:r w:rsidR="003D62E3" w:rsidDel="00062F57">
          <w:rPr>
            <w:rStyle w:val="CommentReference"/>
          </w:rPr>
          <w:commentReference w:id="108"/>
        </w:r>
        <w:r w:rsidR="00D86FCF" w:rsidRPr="00032283" w:rsidDel="00062F57">
          <w:rPr>
            <w:rFonts w:ascii="Arial" w:hAnsi="Arial" w:cs="Arial"/>
          </w:rPr>
          <w:delText>they</w:delText>
        </w:r>
      </w:del>
      <w:ins w:id="109" w:author="Sara Piccirillo" w:date="2018-04-30T18:09:00Z">
        <w:r w:rsidR="00062F57">
          <w:rPr>
            <w:rFonts w:ascii="Arial" w:hAnsi="Arial" w:cs="Arial"/>
          </w:rPr>
          <w:t>-</w:t>
        </w:r>
      </w:ins>
      <w:r w:rsidR="00D86FCF">
        <w:rPr>
          <w:rFonts w:ascii="Arial" w:hAnsi="Arial" w:cs="Arial"/>
        </w:rPr>
        <w:t xml:space="preserve"> </w:t>
      </w:r>
      <w:ins w:id="110" w:author="Microsoft Office User" w:date="2018-04-25T12:28:00Z">
        <w:r w:rsidR="003D62E3">
          <w:rPr>
            <w:rFonts w:ascii="Arial" w:hAnsi="Arial" w:cs="Arial"/>
          </w:rPr>
          <w:t xml:space="preserve">may </w:t>
        </w:r>
      </w:ins>
      <w:ins w:id="111" w:author="Microsoft Office User" w:date="2018-04-25T12:26:00Z">
        <w:del w:id="112" w:author="Sara Piccirillo" w:date="2018-04-30T18:09:00Z">
          <w:r w:rsidR="00A620DC" w:rsidDel="00062F57">
            <w:rPr>
              <w:rFonts w:ascii="Arial" w:hAnsi="Arial" w:cs="Arial"/>
            </w:rPr>
            <w:delText>change their</w:delText>
          </w:r>
        </w:del>
      </w:ins>
      <w:ins w:id="113" w:author="Sara Piccirillo" w:date="2018-04-30T18:09:00Z">
        <w:r w:rsidR="00062F57">
          <w:rPr>
            <w:rFonts w:ascii="Arial" w:hAnsi="Arial" w:cs="Arial"/>
          </w:rPr>
          <w:t xml:space="preserve">drive proliferation and ultimately </w:t>
        </w:r>
      </w:ins>
      <w:ins w:id="114" w:author="Microsoft Office User" w:date="2018-04-25T12:26:00Z">
        <w:r w:rsidR="00A620DC">
          <w:rPr>
            <w:rFonts w:ascii="Arial" w:hAnsi="Arial" w:cs="Arial"/>
          </w:rPr>
          <w:t xml:space="preserve"> </w:t>
        </w:r>
        <w:del w:id="115" w:author="Sara Piccirillo" w:date="2018-04-30T18:12:00Z">
          <w:r w:rsidR="00A620DC" w:rsidDel="00062F57">
            <w:rPr>
              <w:rFonts w:ascii="Arial" w:hAnsi="Arial" w:cs="Arial"/>
            </w:rPr>
            <w:delText xml:space="preserve">behaviour and start to </w:delText>
          </w:r>
        </w:del>
      </w:ins>
      <w:del w:id="116" w:author="Sara Piccirillo" w:date="2018-04-30T18:12:00Z">
        <w:r w:rsidR="00D86FCF" w:rsidDel="00062F57">
          <w:rPr>
            <w:rFonts w:ascii="Arial" w:hAnsi="Arial" w:cs="Arial"/>
          </w:rPr>
          <w:delText>proliferate and</w:delText>
        </w:r>
        <w:r w:rsidR="00D86FCF" w:rsidRPr="00032283" w:rsidDel="00062F57">
          <w:rPr>
            <w:rFonts w:ascii="Arial" w:hAnsi="Arial" w:cs="Arial"/>
          </w:rPr>
          <w:delText xml:space="preserve"> grow into</w:delText>
        </w:r>
      </w:del>
      <w:ins w:id="117" w:author="Sara Piccirillo" w:date="2018-04-30T18:12:00Z">
        <w:r w:rsidR="00062F57">
          <w:rPr>
            <w:rFonts w:ascii="Arial" w:hAnsi="Arial" w:cs="Arial"/>
          </w:rPr>
          <w:t>the formation of</w:t>
        </w:r>
      </w:ins>
      <w:r w:rsidR="00D86FCF" w:rsidRPr="00032283">
        <w:rPr>
          <w:rFonts w:ascii="Arial" w:hAnsi="Arial" w:cs="Arial"/>
        </w:rPr>
        <w:t xml:space="preserve"> a large mass </w:t>
      </w:r>
      <w:commentRangeEnd w:id="91"/>
      <w:r w:rsidR="00B0530A">
        <w:rPr>
          <w:rStyle w:val="CommentReference"/>
        </w:rPr>
        <w:commentReference w:id="91"/>
      </w:r>
      <w:r w:rsidR="00D86FCF" w:rsidRPr="00032283">
        <w:rPr>
          <w:rFonts w:ascii="Arial" w:hAnsi="Arial" w:cs="Arial"/>
        </w:rPr>
        <w:t>(</w:t>
      </w:r>
      <w:ins w:id="118" w:author="Microsoft Office User" w:date="2018-04-25T16:43:00Z">
        <w:r w:rsidR="00C06325" w:rsidRPr="00C06325">
          <w:rPr>
            <w:rFonts w:ascii="Arial" w:eastAsia="Times New Roman" w:hAnsi="Arial" w:cs="Arial"/>
            <w:color w:val="000000"/>
            <w:sz w:val="17"/>
            <w:szCs w:val="17"/>
            <w:shd w:val="clear" w:color="auto" w:fill="FFFFFF"/>
          </w:rPr>
          <w:t>doi: 10.18632/oncotarget.7454.</w:t>
        </w:r>
      </w:ins>
      <w:ins w:id="119" w:author="Microsoft Office User" w:date="2018-04-25T16:44:00Z">
        <w:r w:rsidR="00C06325">
          <w:rPr>
            <w:rFonts w:ascii="Arial" w:eastAsia="Times New Roman" w:hAnsi="Arial" w:cs="Arial"/>
            <w:color w:val="000000"/>
            <w:sz w:val="17"/>
            <w:szCs w:val="17"/>
            <w:shd w:val="clear" w:color="auto" w:fill="FFFFFF"/>
          </w:rPr>
          <w:t xml:space="preserve"> </w:t>
        </w:r>
      </w:ins>
      <w:ins w:id="120" w:author="Microsoft Office User" w:date="2018-04-25T16:43:00Z">
        <w:r w:rsidR="00C06325">
          <w:rPr>
            <w:rFonts w:ascii="Arial" w:hAnsi="Arial" w:cs="Arial"/>
          </w:rPr>
          <w:t xml:space="preserve"> </w:t>
        </w:r>
      </w:ins>
      <w:ins w:id="121" w:author="Microsoft Office User" w:date="2018-04-25T16:44:00Z">
        <w:r w:rsidR="00C06325">
          <w:rPr>
            <w:rFonts w:ascii="Arial" w:hAnsi="Arial" w:cs="Arial"/>
          </w:rPr>
          <w:t xml:space="preserve">&amp; </w:t>
        </w:r>
      </w:ins>
      <w:r w:rsidR="00D86FCF" w:rsidRPr="00032283">
        <w:rPr>
          <w:rFonts w:ascii="Arial" w:hAnsi="Arial" w:cs="Arial"/>
        </w:rPr>
        <w:t xml:space="preserve">Figure </w:t>
      </w:r>
      <w:r w:rsidR="00D86FCF" w:rsidRPr="000A1AD3">
        <w:rPr>
          <w:rFonts w:ascii="Arial" w:hAnsi="Arial" w:cs="Arial"/>
        </w:rPr>
        <w:t>1C).</w:t>
      </w:r>
      <w:r w:rsidR="00D86FCF" w:rsidRPr="00594DDE">
        <w:rPr>
          <w:rFonts w:ascii="Arial" w:hAnsi="Arial" w:cs="Arial"/>
        </w:rPr>
        <w:t xml:space="preserve"> </w:t>
      </w:r>
      <w:r w:rsidR="00806E5D">
        <w:rPr>
          <w:rFonts w:ascii="Arial" w:hAnsi="Arial" w:cs="Arial"/>
        </w:rPr>
        <w:t>A</w:t>
      </w:r>
      <w:r w:rsidR="00806E5D" w:rsidRPr="00EA31AC">
        <w:rPr>
          <w:rFonts w:ascii="Arial" w:hAnsi="Arial" w:cs="Arial"/>
        </w:rPr>
        <w:t xml:space="preserve">fter treatment, </w:t>
      </w:r>
      <w:del w:id="122" w:author="Sara Piccirillo" w:date="2018-04-30T18:12:00Z">
        <w:r w:rsidR="0028149A" w:rsidDel="00062F57">
          <w:rPr>
            <w:rFonts w:ascii="Arial" w:hAnsi="Arial" w:cs="Arial"/>
          </w:rPr>
          <w:delText xml:space="preserve">pre-existing </w:delText>
        </w:r>
      </w:del>
      <w:r w:rsidR="00806E5D" w:rsidRPr="00EA31AC">
        <w:rPr>
          <w:rFonts w:ascii="Arial" w:hAnsi="Arial" w:cs="Arial"/>
        </w:rPr>
        <w:t xml:space="preserve">infiltrative cells in the </w:t>
      </w:r>
      <w:del w:id="123" w:author="Sara Piccirillo" w:date="2018-04-30T18:12:00Z">
        <w:r w:rsidR="00806E5D" w:rsidRPr="00EA31AC" w:rsidDel="00062F57">
          <w:rPr>
            <w:rFonts w:ascii="Arial" w:hAnsi="Arial" w:cs="Arial"/>
          </w:rPr>
          <w:delText xml:space="preserve">normal </w:delText>
        </w:r>
      </w:del>
      <w:r w:rsidR="00806E5D" w:rsidRPr="00EA31AC">
        <w:rPr>
          <w:rFonts w:ascii="Arial" w:hAnsi="Arial" w:cs="Arial"/>
        </w:rPr>
        <w:t xml:space="preserve">brain </w:t>
      </w:r>
      <w:ins w:id="124" w:author="Sara Piccirillo" w:date="2018-04-30T18:12:00Z">
        <w:r w:rsidR="00062F57">
          <w:rPr>
            <w:rFonts w:ascii="Arial" w:hAnsi="Arial" w:cs="Arial"/>
          </w:rPr>
          <w:t xml:space="preserve">parenchyma </w:t>
        </w:r>
      </w:ins>
      <w:r w:rsidR="00806E5D" w:rsidRPr="00EA31AC">
        <w:rPr>
          <w:rFonts w:ascii="Arial" w:hAnsi="Arial" w:cs="Arial"/>
        </w:rPr>
        <w:t xml:space="preserve">and in the </w:t>
      </w:r>
      <w:r w:rsidR="00806E5D">
        <w:rPr>
          <w:rFonts w:ascii="Arial" w:hAnsi="Arial" w:cs="Arial"/>
        </w:rPr>
        <w:t>SVZ</w:t>
      </w:r>
      <w:r w:rsidR="00806E5D" w:rsidRPr="00EA31AC">
        <w:rPr>
          <w:rFonts w:ascii="Arial" w:hAnsi="Arial" w:cs="Arial"/>
        </w:rPr>
        <w:t xml:space="preserve"> </w:t>
      </w:r>
      <w:del w:id="125" w:author="Sara Piccirillo" w:date="2018-04-30T18:12:00Z">
        <w:r w:rsidR="00806E5D" w:rsidRPr="00EA31AC" w:rsidDel="00062F57">
          <w:rPr>
            <w:rFonts w:ascii="Arial" w:hAnsi="Arial" w:cs="Arial"/>
          </w:rPr>
          <w:delText xml:space="preserve">are left behind </w:delText>
        </w:r>
        <w:r w:rsidR="00806E5D" w:rsidDel="00062F57">
          <w:rPr>
            <w:rFonts w:ascii="Arial" w:hAnsi="Arial" w:cs="Arial"/>
          </w:rPr>
          <w:delText xml:space="preserve">and </w:delText>
        </w:r>
      </w:del>
      <w:r w:rsidR="00806E5D">
        <w:rPr>
          <w:rFonts w:ascii="Arial" w:hAnsi="Arial" w:cs="Arial"/>
        </w:rPr>
        <w:t>can drive relapse</w:t>
      </w:r>
      <w:r w:rsidR="00293896">
        <w:rPr>
          <w:rFonts w:ascii="Arial" w:hAnsi="Arial" w:cs="Arial"/>
        </w:rPr>
        <w:t xml:space="preserve">. </w:t>
      </w:r>
      <w:r w:rsidR="00B0530A">
        <w:rPr>
          <w:rFonts w:ascii="Arial" w:hAnsi="Arial" w:cs="Arial"/>
        </w:rPr>
        <w:t xml:space="preserve">Thus, </w:t>
      </w:r>
      <w:r w:rsidR="00293896">
        <w:rPr>
          <w:rFonts w:ascii="Arial" w:hAnsi="Arial" w:cs="Arial"/>
        </w:rPr>
        <w:t>e</w:t>
      </w:r>
      <w:r w:rsidR="00D86FCF">
        <w:rPr>
          <w:rFonts w:ascii="Arial" w:hAnsi="Arial" w:cs="Arial"/>
        </w:rPr>
        <w:t>ven in the case of optimal</w:t>
      </w:r>
      <w:r w:rsidR="00D86FCF" w:rsidRPr="00032283">
        <w:rPr>
          <w:rFonts w:ascii="Arial" w:hAnsi="Arial" w:cs="Arial"/>
        </w:rPr>
        <w:t xml:space="preserve"> </w:t>
      </w:r>
      <w:del w:id="126" w:author="Microsoft Office User" w:date="2018-04-25T16:46:00Z">
        <w:r w:rsidR="00D86FCF" w:rsidRPr="00032283" w:rsidDel="00EB2CD8">
          <w:rPr>
            <w:rFonts w:ascii="Arial" w:hAnsi="Arial" w:cs="Arial"/>
          </w:rPr>
          <w:delText>surgery</w:delText>
        </w:r>
      </w:del>
      <w:ins w:id="127" w:author="Microsoft Office User" w:date="2018-04-25T16:46:00Z">
        <w:r w:rsidR="00EB2CD8">
          <w:rPr>
            <w:rFonts w:ascii="Arial" w:hAnsi="Arial" w:cs="Arial"/>
          </w:rPr>
          <w:t>treatment</w:t>
        </w:r>
      </w:ins>
      <w:r w:rsidR="00D86FCF">
        <w:rPr>
          <w:rFonts w:ascii="Arial" w:hAnsi="Arial" w:cs="Arial"/>
        </w:rPr>
        <w:t xml:space="preserve">, when the tumour mass </w:t>
      </w:r>
      <w:del w:id="128" w:author="Microsoft Office User" w:date="2018-04-25T16:46:00Z">
        <w:r w:rsidR="00D86FCF" w:rsidDel="00EB2CD8">
          <w:rPr>
            <w:rFonts w:ascii="Arial" w:hAnsi="Arial" w:cs="Arial"/>
          </w:rPr>
          <w:delText xml:space="preserve">is </w:delText>
        </w:r>
      </w:del>
      <w:ins w:id="129" w:author="Microsoft Office User" w:date="2018-04-25T16:46:00Z">
        <w:r w:rsidR="00EB2CD8">
          <w:rPr>
            <w:rFonts w:ascii="Arial" w:hAnsi="Arial" w:cs="Arial"/>
          </w:rPr>
          <w:t xml:space="preserve">has been </w:t>
        </w:r>
      </w:ins>
      <w:r w:rsidR="00D86FCF">
        <w:rPr>
          <w:rFonts w:ascii="Arial" w:hAnsi="Arial" w:cs="Arial"/>
        </w:rPr>
        <w:t>completely removed (Figure 1D,E),</w:t>
      </w:r>
      <w:r w:rsidR="00D86FCF" w:rsidRPr="00032283">
        <w:rPr>
          <w:rFonts w:ascii="Arial" w:hAnsi="Arial" w:cs="Arial"/>
        </w:rPr>
        <w:t xml:space="preserve"> we predict that residual disease in M and SVZ wil</w:t>
      </w:r>
      <w:r w:rsidR="00D86FCF" w:rsidRPr="000A1AD3">
        <w:rPr>
          <w:rFonts w:ascii="Arial" w:hAnsi="Arial" w:cs="Arial"/>
        </w:rPr>
        <w:t xml:space="preserve">l trigger new growth, </w:t>
      </w:r>
      <w:r w:rsidR="00D86FCF">
        <w:rPr>
          <w:rFonts w:ascii="Arial" w:hAnsi="Arial" w:cs="Arial"/>
        </w:rPr>
        <w:t>giving rise to</w:t>
      </w:r>
      <w:r w:rsidR="00D86FCF" w:rsidRPr="001A0D26">
        <w:rPr>
          <w:rFonts w:ascii="Arial" w:hAnsi="Arial" w:cs="Arial"/>
        </w:rPr>
        <w:t xml:space="preserve"> distal recurrence</w:t>
      </w:r>
      <w:r w:rsidR="00D86FCF">
        <w:rPr>
          <w:rFonts w:ascii="Arial" w:hAnsi="Arial" w:cs="Arial"/>
        </w:rPr>
        <w:t xml:space="preserve"> (Figure 1F)</w:t>
      </w:r>
      <w:r w:rsidR="00D86FCF" w:rsidRPr="000A1AD3">
        <w:rPr>
          <w:rFonts w:ascii="Arial" w:hAnsi="Arial" w:cs="Arial"/>
        </w:rPr>
        <w:t>.</w:t>
      </w:r>
      <w:r w:rsidR="00D86FCF" w:rsidRPr="001A0D26">
        <w:rPr>
          <w:rFonts w:ascii="Arial" w:hAnsi="Arial" w:cs="Arial"/>
        </w:rPr>
        <w:t xml:space="preserve"> </w:t>
      </w:r>
      <w:r w:rsidR="00293896">
        <w:rPr>
          <w:rFonts w:ascii="Arial" w:hAnsi="Arial" w:cs="Arial"/>
        </w:rPr>
        <w:t>W</w:t>
      </w:r>
      <w:r w:rsidR="00505916" w:rsidRPr="001A0D26">
        <w:rPr>
          <w:rFonts w:ascii="Arial" w:hAnsi="Arial" w:cs="Arial"/>
        </w:rPr>
        <w:t xml:space="preserve">e argue that </w:t>
      </w:r>
      <w:r w:rsidR="00505916">
        <w:rPr>
          <w:rFonts w:ascii="Arial" w:hAnsi="Arial" w:cs="Arial"/>
        </w:rPr>
        <w:t xml:space="preserve">the recent </w:t>
      </w:r>
      <w:r w:rsidR="0028149A">
        <w:rPr>
          <w:rFonts w:ascii="Arial" w:hAnsi="Arial" w:cs="Arial"/>
        </w:rPr>
        <w:t xml:space="preserve">seminal </w:t>
      </w:r>
      <w:r w:rsidR="00505916">
        <w:rPr>
          <w:rFonts w:ascii="Arial" w:hAnsi="Arial" w:cs="Arial"/>
        </w:rPr>
        <w:t xml:space="preserve">studies performed on primary-recurrent matched glioblastoma </w:t>
      </w:r>
      <w:r w:rsidR="00505916" w:rsidRPr="00E563F7">
        <w:rPr>
          <w:rFonts w:ascii="Arial" w:hAnsi="Arial" w:cs="Arial"/>
        </w:rPr>
        <w:t>samples</w:t>
      </w:r>
      <w:r w:rsidR="00E563F7" w:rsidRPr="00E563F7">
        <w:rPr>
          <w:rFonts w:ascii="Arial" w:hAnsi="Arial" w:cs="Arial"/>
        </w:rPr>
        <w:t xml:space="preserve"> </w:t>
      </w:r>
      <w:r w:rsidR="00505916" w:rsidRPr="00E563F7">
        <w:rPr>
          <w:rFonts w:ascii="Arial" w:hAnsi="Arial" w:cs="Arial"/>
        </w:rPr>
        <w:fldChar w:fldCharType="begin"/>
      </w:r>
      <w:r w:rsidR="00E563F7" w:rsidRPr="00E563F7">
        <w:rPr>
          <w:rFonts w:ascii="Arial" w:hAnsi="Arial" w:cs="Arial"/>
        </w:rPr>
        <w:instrText xml:space="preserve"> ADDIN PAPERS2_CITATIONS &lt;citation&gt;&lt;uuid&gt;D123DD74-3D95-42DE-9270-6C7DCB7EB827&lt;/uuid&gt;&lt;priority&gt;0&lt;/priority&gt;&lt;publications&gt;&lt;publication&gt;&lt;volume&gt;28&lt;/volume&gt;&lt;publication_date&gt;99201509001200000000220000&lt;/publication_date&gt;&lt;number&gt;3&lt;/number&gt;&lt;doi&gt;10.1016/j.ccell.2015.07.013&lt;/doi&gt;&lt;startpage&gt;318&lt;/startpage&gt;&lt;title&gt;Spatiotemporal Evolution of the Primary Glioblastoma Genome&lt;/title&gt;&lt;uuid&gt;B19263DC-411F-4A84-A0FC-722A5FA617A7&lt;/uuid&gt;&lt;subtype&gt;400&lt;/subtype&gt;&lt;endpage&gt;328&lt;/endpage&gt;&lt;type&gt;400&lt;/type&gt;&lt;url&gt;http://linkinghub.elsevier.com/retrieve/pii/S1535610815002652&lt;/url&gt;&lt;bundle&gt;&lt;publication&gt;&lt;publisher&gt;Elsevier&lt;/publisher&gt;&lt;url&gt;http://www.cell.com&lt;/url&gt;&lt;title&gt;Cancer Cell&lt;/title&gt;&lt;type&gt;-100&lt;/type&gt;&lt;subtype&gt;-100&lt;/subtype&gt;&lt;uuid&gt;B27D0AD8-9C7A-4AC2-9141-2E57FC4B2D1C&lt;/uuid&gt;&lt;/publication&gt;&lt;/bundle&gt;&lt;authors&gt;&lt;author&gt;&lt;firstName&gt;Jinkuk&lt;/firstName&gt;&lt;lastName&gt;Kim&lt;/lastName&gt;&lt;/author&gt;&lt;author&gt;&lt;firstName&gt;In-Hee&lt;/firstName&gt;&lt;lastName&gt;Lee&lt;/lastName&gt;&lt;/author&gt;&lt;author&gt;&lt;firstName&gt;Hee&lt;/firstName&gt;&lt;middleNames&gt;Jin&lt;/middleNames&gt;&lt;lastName&gt;Cho&lt;/lastName&gt;&lt;/author&gt;&lt;author&gt;&lt;firstName&gt;Chul-Kee&lt;/firstName&gt;&lt;lastName&gt;Park&lt;/lastName&gt;&lt;/author&gt;&lt;author&gt;&lt;firstName&gt;Yang-Soon&lt;/firstName&gt;&lt;lastName&gt;Jung&lt;/lastName&gt;&lt;/author&gt;&lt;author&gt;&lt;firstName&gt;Yanghee&lt;/firstName&gt;&lt;lastName&gt;Kim&lt;/lastName&gt;&lt;/author&gt;&lt;author&gt;&lt;firstName&gt;So&lt;/firstName&gt;&lt;middleNames&gt;Hee&lt;/middleNames&gt;&lt;lastName&gt;Nam&lt;/lastName&gt;&lt;/author&gt;&lt;author&gt;&lt;firstName&gt;Byung&lt;/firstName&gt;&lt;middleNames&gt;Sup&lt;/middleNames&gt;&lt;lastName&gt;Kim&lt;/lastName&gt;&lt;/author&gt;&lt;author&gt;&lt;firstName&gt;Mark&lt;/firstName&gt;&lt;middleNames&gt;D&lt;/middleNames&gt;&lt;lastName&gt;Johnson&lt;/lastName&gt;&lt;/author&gt;&lt;author&gt;&lt;firstName&gt;Doo-Sik&lt;/firstName&gt;&lt;lastName&gt;Kong&lt;/lastName&gt;&lt;/author&gt;&lt;author&gt;&lt;firstName&gt;Ho&lt;/firstName&gt;&lt;middleNames&gt;Jun&lt;/middleNames&gt;&lt;lastName&gt;Seol&lt;/lastName&gt;&lt;/author&gt;&lt;author&gt;&lt;firstName&gt;Jung-Il&lt;/firstName&gt;&lt;lastName&gt;Lee&lt;/lastName&gt;&lt;/author&gt;&lt;author&gt;&lt;firstName&gt;Kyeung&lt;/firstName&gt;&lt;middleNames&gt;Min&lt;/middleNames&gt;&lt;lastName&gt;Joo&lt;/lastName&gt;&lt;/author&gt;&lt;author&gt;&lt;firstName&gt;Yeup&lt;/firstName&gt;&lt;lastName&gt;Yoon&lt;/lastName&gt;&lt;/author&gt;&lt;author&gt;&lt;firstName&gt;Woong-Yang&lt;/firstName&gt;&lt;lastName&gt;Park&lt;/lastName&gt;&lt;/author&gt;&lt;author&gt;&lt;firstName&gt;Jeongwu&lt;/firstName&gt;&lt;lastName&gt;Lee&lt;/lastName&gt;&lt;/author&gt;&lt;author&gt;&lt;firstName&gt;Peter&lt;/firstName&gt;&lt;middleNames&gt;J&lt;/middleNames&gt;&lt;lastName&gt;Park&lt;/lastName&gt;&lt;/author&gt;&lt;author&gt;&lt;firstName&gt;Do-Hyun&lt;/firstName&gt;&lt;lastName&gt;Nam&lt;/lastName&gt;&lt;/author&gt;&lt;/authors&gt;&lt;/publication&gt;&lt;publication&gt;&lt;uuid&gt;0F98D772-4748-407E-B492-11DA3D9BCB20&lt;/uuid&gt;&lt;volume&gt;48&lt;/volume&gt;&lt;accepted_date&gt;99201605161200000000222000&lt;/accepted_date&gt;&lt;doi&gt;10.1038/ng.3590&lt;/doi&gt;&lt;startpage&gt;768&lt;/startpage&gt;&lt;publication_date&gt;99201607001200000000220000&lt;/publication_date&gt;&lt;url&gt;http://eutils.ncbi.nlm.nih.gov/entrez/eutils/elink.fcgi?dbfrom=pubmed&amp;amp;id=27270107&amp;amp;retmode=ref&amp;amp;cmd=prlinks&lt;/url&gt;&lt;type&gt;400&lt;/type&gt;&lt;title&gt;Clonal evolution of glioblastoma under therapy.&lt;/title&gt;&lt;submission_date&gt;99201601151200000000222000&lt;/submission_date&gt;&lt;number&gt;7&lt;/number&gt;&lt;institution&gt;Department of Systems Biology, Columbia University, New York, New York, USA.&lt;/institution&gt;&lt;subtype&gt;400&lt;/subtype&gt;&lt;endpage&gt;776&lt;/endpage&gt;&lt;bundle&gt;&lt;publication&gt;&lt;publisher&gt;Nature Publishing Group&lt;/publisher&gt;&lt;url&gt;http://www.nature.com&lt;/url&gt;&lt;title&gt;Nature Genetics&lt;/title&gt;&lt;type&gt;-100&lt;/type&gt;&lt;subtype&gt;-100&lt;/subtype&gt;&lt;uuid&gt;8E1F0196-27E8-4E3E-BE8C-5CF731889EFA&lt;/uuid&gt;&lt;/publication&gt;&lt;/bundle&gt;&lt;authors&gt;&lt;author&gt;&lt;firstName&gt;Jiguang&lt;/firstName&gt;&lt;lastName&gt;Wang&lt;/lastName&gt;&lt;/author&gt;&lt;author&gt;&lt;firstName&gt;Emanuela&lt;/firstName&gt;&lt;lastName&gt;Cazzato&lt;/lastName&gt;&lt;/author&gt;&lt;author&gt;&lt;firstName&gt;Erik&lt;/firstName&gt;&lt;lastName&gt;Ladewig&lt;/lastName&gt;&lt;/author&gt;&lt;author&gt;&lt;firstName&gt;Veronique&lt;/firstName&gt;&lt;lastName&gt;Frattini&lt;/lastName&gt;&lt;/author&gt;&lt;author&gt;&lt;firstName&gt;Daniel&lt;/firstName&gt;&lt;middleNames&gt;I S&lt;/middleNames&gt;&lt;lastName&gt;Rosenbloom&lt;/lastName&gt;&lt;/author&gt;&lt;author&gt;&lt;firstName&gt;Sakellarios&lt;/firstName&gt;&lt;lastName&gt;Zairis&lt;/lastName&gt;&lt;/author&gt;&lt;author&gt;&lt;firstName&gt;Francesco&lt;/firstName&gt;&lt;lastName&gt;Abate&lt;/lastName&gt;&lt;/author&gt;&lt;author&gt;&lt;firstName&gt;Zhaoqi&lt;/firstName&gt;&lt;lastName&gt;Liu&lt;/lastName&gt;&lt;/author&gt;&lt;author&gt;&lt;firstName&gt;Oliver&lt;/firstName&gt;&lt;lastName&gt;Elliott&lt;/lastName&gt;&lt;/author&gt;&lt;author&gt;&lt;firstName&gt;Yong-Jae&lt;/firstName&gt;&lt;lastName&gt;Shin&lt;/lastName&gt;&lt;/author&gt;&lt;author&gt;&lt;firstName&gt;Jin-Ku&lt;/firstName&gt;&lt;lastName&gt;Lee&lt;/lastName&gt;&lt;/author&gt;&lt;author&gt;&lt;firstName&gt;In-Hee&lt;/firstName&gt;&lt;lastName&gt;Lee&lt;/lastName&gt;&lt;/author&gt;&lt;author&gt;&lt;firstName&gt;Woong-Yang&lt;/firstName&gt;&lt;lastName&gt;Park&lt;/lastName&gt;&lt;/author&gt;&lt;author&gt;&lt;firstName&gt;Marica&lt;/firstName&gt;&lt;lastName&gt;Eoli&lt;/lastName&gt;&lt;/author&gt;&lt;author&gt;&lt;firstName&gt;Andrew&lt;/firstName&gt;&lt;middleNames&gt;J&lt;/middleNames&gt;&lt;lastName&gt;Blumberg&lt;/lastName&gt;&lt;/author&gt;&lt;author&gt;&lt;firstName&gt;Anna&lt;/firstName&gt;&lt;lastName&gt;Lasorella&lt;/lastName&gt;&lt;/author&gt;&lt;author&gt;&lt;firstName&gt;Do-Hyun&lt;/firstName&gt;&lt;lastName&gt;Nam&lt;/lastName&gt;&lt;/author&gt;&lt;author&gt;&lt;firstName&gt;Gaetano&lt;/firstName&gt;&lt;lastName&gt;Finocchiaro&lt;/lastName&gt;&lt;/author&gt;&lt;author&gt;&lt;firstName&gt;Antonio&lt;/firstName&gt;&lt;lastName&gt;Iavarone&lt;/lastName&gt;&lt;/author&gt;&lt;author&gt;&lt;firstName&gt;Raul&lt;/firstName&gt;&lt;lastName&gt;Rabadan&lt;/lastName&gt;&lt;/author&gt;&lt;/authors&gt;&lt;/publication&gt;&lt;publication&gt;&lt;volume&gt;25&lt;/volume&gt;&lt;publication_date&gt;99201502031200000000222000&lt;/publication_date&gt;&lt;doi&gt;10.1101/gr.180612.114&lt;/doi&gt;&lt;startpage&gt;316&lt;/startpage&gt;&lt;title&gt;Whole-genome and multisector exome sequencing of primary and post-treatment glioblastoma reveals patterns of tumor evolution&lt;/title&gt;&lt;uuid&gt;AD592B3F-A6D8-4240-999E-74A5AEFB7DC7&lt;/uuid&gt;&lt;subtype&gt;400&lt;/subtype&gt;&lt;endpage&gt;327&lt;/endpage&gt;&lt;type&gt;400&lt;/type&gt;&lt;url&gt;http://genome.cshlp.org/lookup/doi/10.1101/gr.180612.114&lt;/url&gt;&lt;bundle&gt;&lt;publication&gt;&lt;publisher&gt;Cold Spring Harbor Lab&lt;/publisher&gt;&lt;url&gt;http://genome.cshlp.org&lt;/url&gt;&lt;title&gt;Genome Research&lt;/title&gt;&lt;type&gt;-100&lt;/type&gt;&lt;subtype&gt;-100&lt;/subtype&gt;&lt;uuid&gt;7850A71A-9FE7-4866-9B91-1934D41A9C76&lt;/uuid&gt;&lt;/publication&gt;&lt;/bundle&gt;&lt;authors&gt;&lt;author&gt;&lt;firstName&gt;Hoon&lt;/firstName&gt;&lt;lastName&gt;Kim&lt;/lastName&gt;&lt;/author&gt;&lt;author&gt;&lt;firstName&gt;Siyuan&lt;/firstName&gt;&lt;lastName&gt;Zheng&lt;/lastName&gt;&lt;/author&gt;&lt;author&gt;&lt;firstName&gt;Seyed&lt;/firstName&gt;&lt;middleNames&gt;S&lt;/middleNames&gt;&lt;lastName&gt;Amini&lt;/lastName&gt;&lt;/author&gt;&lt;author&gt;&lt;firstName&gt;Selene&lt;/firstName&gt;&lt;middleNames&gt;M&lt;/middleNames&gt;&lt;lastName&gt;Virk&lt;/lastName&gt;&lt;/author&gt;&lt;author&gt;&lt;firstName&gt;Tom&lt;/firstName&gt;&lt;lastName&gt;Mikkelsen&lt;/lastName&gt;&lt;/author&gt;&lt;author&gt;&lt;firstName&gt;Daniel&lt;/firstName&gt;&lt;middleNames&gt;J&lt;/middleNames&gt;&lt;lastName&gt;Brat&lt;/lastName&gt;&lt;/author&gt;&lt;author&gt;&lt;firstName&gt;Jonna&lt;/firstName&gt;&lt;lastName&gt;Grimsby&lt;/lastName&gt;&lt;/author&gt;&lt;author&gt;&lt;firstName&gt;Carrie&lt;/firstName&gt;&lt;lastName&gt;Sougnez&lt;/lastName&gt;&lt;/author&gt;&lt;author&gt;&lt;firstName&gt;Florian&lt;/firstName&gt;&lt;lastName&gt;Muller&lt;/lastName&gt;&lt;/author&gt;&lt;author&gt;&lt;firstName&gt;Jian&lt;/firstName&gt;&lt;lastName&gt;Hu&lt;/lastName&gt;&lt;/author&gt;&lt;author&gt;&lt;firstName&gt;Andrew&lt;/firstName&gt;&lt;middleNames&gt;E&lt;/middleNames&gt;&lt;lastName&gt;Sloan&lt;/lastName&gt;&lt;/author&gt;&lt;author&gt;&lt;firstName&gt;Mark&lt;/firstName&gt;&lt;middleNames&gt;L&lt;/middleNames&gt;&lt;lastName&gt;Cohen&lt;/lastName&gt;&lt;/author&gt;&lt;author&gt;&lt;lastName&gt;Meir&lt;/lastName&gt;&lt;nonDroppingParticle&gt;Van&lt;/nonDroppingParticle&gt;&lt;firstName&gt;Erwin&lt;/firstName&gt;&lt;middleNames&gt;G&lt;/middleNames&gt;&lt;/author&gt;&lt;author&gt;&lt;firstName&gt;Lisa&lt;/firstName&gt;&lt;lastName&gt;Scarpace&lt;/lastName&gt;&lt;/author&gt;&lt;author&gt;&lt;firstName&gt;Peter&lt;/firstName&gt;&lt;middleNames&gt;W&lt;/middleNames&gt;&lt;lastName&gt;Laird&lt;/lastName&gt;&lt;/author&gt;&lt;author&gt;&lt;firstName&gt;John&lt;/firstName&gt;&lt;middleNames&gt;N&lt;/middleNames&gt;&lt;lastName&gt;Weinstein&lt;/lastName&gt;&lt;/author&gt;&lt;author&gt;&lt;firstName&gt;Eric&lt;/firstName&gt;&lt;middleNames&gt;S&lt;/middleNames&gt;&lt;lastName&gt;Lander&lt;/lastName&gt;&lt;/author&gt;&lt;author&gt;&lt;firstName&gt;Stacey&lt;/firstName&gt;&lt;lastName&gt;Gabriel&lt;/lastName&gt;&lt;/author&gt;&lt;author&gt;&lt;firstName&gt;Gad&lt;/firstName&gt;&lt;lastName&gt;Getz&lt;/lastName&gt;&lt;/author&gt;&lt;author&gt;&lt;firstName&gt;Matthew&lt;/firstName&gt;&lt;lastName&gt;Meyerson&lt;/lastName&gt;&lt;/author&gt;&lt;author&gt;&lt;firstName&gt;Lynda&lt;/firstName&gt;&lt;lastName&gt;Chin&lt;/lastName&gt;&lt;/author&gt;&lt;author&gt;&lt;firstName&gt;Jill&lt;/firstName&gt;&lt;middleNames&gt;S&lt;/middleNames&gt;&lt;lastName&gt;Barnholtz-Sloan&lt;/lastName&gt;&lt;/author&gt;&lt;author&gt;&lt;firstName&gt;Roel&lt;/firstName&gt;&lt;middleNames&gt;G W&lt;/middleNames&gt;&lt;lastName&gt;Verhaak&lt;/lastName&gt;&lt;/author&gt;&lt;/authors&gt;&lt;/publication&gt;&lt;/publications&gt;&lt;cites&gt;&lt;/cites&gt;&lt;/citation&gt;</w:instrText>
      </w:r>
      <w:r w:rsidR="00505916" w:rsidRPr="00E563F7">
        <w:rPr>
          <w:rFonts w:ascii="Arial" w:hAnsi="Arial" w:cs="Arial"/>
        </w:rPr>
        <w:fldChar w:fldCharType="separate"/>
      </w:r>
      <w:r w:rsidR="005E73A2" w:rsidRPr="00E563F7">
        <w:rPr>
          <w:rFonts w:ascii="Arial" w:hAnsi="Arial" w:cs="Arial"/>
          <w:bCs/>
        </w:rPr>
        <w:t>[6-8]</w:t>
      </w:r>
      <w:r w:rsidR="00505916" w:rsidRPr="00E563F7">
        <w:rPr>
          <w:rFonts w:ascii="Arial" w:hAnsi="Arial" w:cs="Arial"/>
        </w:rPr>
        <w:fldChar w:fldCharType="end"/>
      </w:r>
      <w:r w:rsidR="00505916" w:rsidRPr="00156689">
        <w:rPr>
          <w:rFonts w:ascii="Arial" w:hAnsi="Arial" w:cs="Arial"/>
        </w:rPr>
        <w:t xml:space="preserve"> </w:t>
      </w:r>
      <w:r w:rsidR="00293896" w:rsidRPr="00156689">
        <w:rPr>
          <w:rFonts w:ascii="Arial" w:hAnsi="Arial" w:cs="Arial"/>
        </w:rPr>
        <w:t xml:space="preserve">point at </w:t>
      </w:r>
      <w:r w:rsidR="00293896">
        <w:rPr>
          <w:rFonts w:ascii="Arial" w:hAnsi="Arial" w:cs="Arial"/>
        </w:rPr>
        <w:t>the infiltrative population as the</w:t>
      </w:r>
      <w:r w:rsidR="00505916" w:rsidRPr="00156689">
        <w:rPr>
          <w:rFonts w:ascii="Arial" w:hAnsi="Arial" w:cs="Arial"/>
        </w:rPr>
        <w:t xml:space="preserve"> “missing link”, connecting the primary and</w:t>
      </w:r>
      <w:r w:rsidR="00505916">
        <w:rPr>
          <w:rFonts w:ascii="Arial" w:hAnsi="Arial" w:cs="Arial"/>
        </w:rPr>
        <w:t xml:space="preserve"> the recurrent malignant clone </w:t>
      </w:r>
      <w:r w:rsidR="00505916" w:rsidRPr="001A0D26">
        <w:rPr>
          <w:rFonts w:ascii="Arial" w:hAnsi="Arial" w:cs="Arial"/>
        </w:rPr>
        <w:t>in the evolution of the disease</w:t>
      </w:r>
      <w:r w:rsidR="00505916">
        <w:rPr>
          <w:rFonts w:ascii="Arial" w:hAnsi="Arial" w:cs="Arial"/>
        </w:rPr>
        <w:t xml:space="preserve">. </w:t>
      </w:r>
      <w:r w:rsidR="00293896">
        <w:rPr>
          <w:rFonts w:ascii="Arial" w:hAnsi="Arial" w:cs="Arial"/>
        </w:rPr>
        <w:t>Hence, c</w:t>
      </w:r>
      <w:r w:rsidR="00505916">
        <w:rPr>
          <w:rFonts w:ascii="Arial" w:hAnsi="Arial" w:cs="Arial"/>
        </w:rPr>
        <w:t>onsidering this body of biological,</w:t>
      </w:r>
      <w:r w:rsidR="00293896">
        <w:rPr>
          <w:rFonts w:ascii="Arial" w:hAnsi="Arial" w:cs="Arial"/>
        </w:rPr>
        <w:t xml:space="preserve"> clinical and genomic evidence, and</w:t>
      </w:r>
      <w:r w:rsidR="00505916">
        <w:rPr>
          <w:rFonts w:ascii="Arial" w:hAnsi="Arial" w:cs="Arial"/>
        </w:rPr>
        <w:t xml:space="preserve"> c</w:t>
      </w:r>
      <w:r w:rsidR="00505916" w:rsidRPr="00EA31AC">
        <w:rPr>
          <w:rFonts w:ascii="Arial" w:hAnsi="Arial" w:cs="Arial"/>
        </w:rPr>
        <w:t>ontrary to the other solid malignancies, the infiltrative clone</w:t>
      </w:r>
      <w:ins w:id="130" w:author="Sara Piccirillo" w:date="2018-04-30T17:41:00Z">
        <w:r w:rsidR="00BF66C1">
          <w:rPr>
            <w:rFonts w:ascii="Arial" w:hAnsi="Arial" w:cs="Arial"/>
          </w:rPr>
          <w:t>(s)</w:t>
        </w:r>
      </w:ins>
      <w:r w:rsidR="00505916" w:rsidRPr="00EA31AC">
        <w:rPr>
          <w:rFonts w:ascii="Arial" w:hAnsi="Arial" w:cs="Arial"/>
        </w:rPr>
        <w:t xml:space="preserve"> may originate </w:t>
      </w:r>
      <w:r w:rsidR="00505916" w:rsidRPr="00EA31AC">
        <w:rPr>
          <w:rFonts w:ascii="Arial" w:hAnsi="Arial" w:cs="Arial"/>
          <w:i/>
        </w:rPr>
        <w:t>before</w:t>
      </w:r>
      <w:r w:rsidR="00505916" w:rsidRPr="00EA31AC">
        <w:rPr>
          <w:rFonts w:ascii="Arial" w:hAnsi="Arial" w:cs="Arial"/>
        </w:rPr>
        <w:t xml:space="preserve"> the proliferative clone</w:t>
      </w:r>
      <w:ins w:id="131" w:author="Sara Piccirillo" w:date="2018-04-30T17:41:00Z">
        <w:r w:rsidR="00BF66C1">
          <w:rPr>
            <w:rFonts w:ascii="Arial" w:hAnsi="Arial" w:cs="Arial"/>
          </w:rPr>
          <w:t>(s)</w:t>
        </w:r>
      </w:ins>
      <w:r w:rsidR="00505916">
        <w:rPr>
          <w:rFonts w:ascii="Arial" w:hAnsi="Arial" w:cs="Arial"/>
        </w:rPr>
        <w:t xml:space="preserve"> in </w:t>
      </w:r>
      <w:r w:rsidR="00293896">
        <w:rPr>
          <w:rFonts w:ascii="Arial" w:hAnsi="Arial" w:cs="Arial"/>
        </w:rPr>
        <w:t>glioblastoma</w:t>
      </w:r>
      <w:r w:rsidR="00505916" w:rsidRPr="00EA31AC">
        <w:rPr>
          <w:rFonts w:ascii="Arial" w:hAnsi="Arial" w:cs="Arial"/>
        </w:rPr>
        <w:t xml:space="preserve">. </w:t>
      </w:r>
    </w:p>
    <w:p w14:paraId="7538BD53" w14:textId="39574DF5" w:rsidR="00283A53" w:rsidRDefault="00283A53" w:rsidP="00283A53">
      <w:pPr>
        <w:pStyle w:val="Heading1"/>
      </w:pPr>
      <w:r>
        <w:t>Materials and Methods</w:t>
      </w:r>
    </w:p>
    <w:p w14:paraId="02D94C0F" w14:textId="77777777" w:rsidR="004D4A22" w:rsidRDefault="004D4A22" w:rsidP="00156689">
      <w:pPr>
        <w:spacing w:line="360" w:lineRule="auto"/>
        <w:rPr>
          <w:b/>
        </w:rPr>
      </w:pPr>
    </w:p>
    <w:p w14:paraId="257DBDEA" w14:textId="77777777" w:rsidR="004D4A22" w:rsidRPr="005326D2" w:rsidRDefault="004D4A22" w:rsidP="00156689">
      <w:pPr>
        <w:rPr>
          <w:rFonts w:ascii="Arial" w:hAnsi="Arial" w:cs="Arial"/>
          <w:b/>
        </w:rPr>
      </w:pPr>
      <w:r w:rsidRPr="005326D2">
        <w:rPr>
          <w:rFonts w:ascii="Arial" w:hAnsi="Arial" w:cs="Arial"/>
          <w:b/>
        </w:rPr>
        <w:t>Patient cohort and samples</w:t>
      </w:r>
    </w:p>
    <w:p w14:paraId="7252810D" w14:textId="3201C711" w:rsidR="00A41F1F" w:rsidRPr="00583776" w:rsidRDefault="00134F1C">
      <w:pPr>
        <w:jc w:val="both"/>
        <w:rPr>
          <w:rFonts w:ascii="Arial" w:hAnsi="Arial" w:cs="Arial"/>
        </w:rPr>
        <w:pPrChange w:id="132" w:author="Microsoft Office User" w:date="2018-04-25T12:33:00Z">
          <w:pPr/>
        </w:pPrChange>
      </w:pPr>
      <w:r>
        <w:rPr>
          <w:rFonts w:ascii="Arial" w:hAnsi="Arial" w:cs="Arial"/>
        </w:rPr>
        <w:t>Sixty</w:t>
      </w:r>
      <w:ins w:id="133" w:author="Microsoft Office User" w:date="2018-04-24T17:21:00Z">
        <w:r w:rsidR="003E3E8E">
          <w:rPr>
            <w:rFonts w:ascii="Arial" w:hAnsi="Arial" w:cs="Arial"/>
          </w:rPr>
          <w:t>-</w:t>
        </w:r>
      </w:ins>
      <w:del w:id="134" w:author="Microsoft Office User" w:date="2018-04-24T17:21:00Z">
        <w:r w:rsidDel="003E3E8E">
          <w:rPr>
            <w:rFonts w:ascii="Arial" w:hAnsi="Arial" w:cs="Arial"/>
          </w:rPr>
          <w:delText xml:space="preserve"> </w:delText>
        </w:r>
      </w:del>
      <w:r>
        <w:rPr>
          <w:rFonts w:ascii="Arial" w:hAnsi="Arial" w:cs="Arial"/>
        </w:rPr>
        <w:t>nine</w:t>
      </w:r>
      <w:r w:rsidR="003B1A0C">
        <w:rPr>
          <w:rFonts w:ascii="Arial" w:hAnsi="Arial" w:cs="Arial"/>
        </w:rPr>
        <w:t xml:space="preserve"> </w:t>
      </w:r>
      <w:r w:rsidR="009469BF">
        <w:rPr>
          <w:rFonts w:ascii="Arial" w:hAnsi="Arial" w:cs="Arial"/>
        </w:rPr>
        <w:t>tissue samples were collected from</w:t>
      </w:r>
      <w:r w:rsidR="00583776" w:rsidRPr="00583776">
        <w:rPr>
          <w:rFonts w:ascii="Arial" w:hAnsi="Arial" w:cs="Arial"/>
        </w:rPr>
        <w:t xml:space="preserve"> </w:t>
      </w:r>
      <w:r w:rsidR="009469BF">
        <w:rPr>
          <w:rFonts w:ascii="Arial" w:hAnsi="Arial" w:cs="Arial"/>
        </w:rPr>
        <w:t xml:space="preserve">neurosurgical </w:t>
      </w:r>
      <w:r w:rsidR="00583776" w:rsidRPr="00583776">
        <w:rPr>
          <w:rFonts w:ascii="Arial" w:hAnsi="Arial" w:cs="Arial"/>
        </w:rPr>
        <w:t>fluore</w:t>
      </w:r>
      <w:r w:rsidR="009469BF">
        <w:rPr>
          <w:rFonts w:ascii="Arial" w:hAnsi="Arial" w:cs="Arial"/>
        </w:rPr>
        <w:t xml:space="preserve">scence-guided resections </w:t>
      </w:r>
      <w:r w:rsidR="00A41F1F">
        <w:rPr>
          <w:rFonts w:ascii="Arial" w:hAnsi="Arial" w:cs="Arial"/>
        </w:rPr>
        <w:t>performed on</w:t>
      </w:r>
      <w:r w:rsidR="009469BF">
        <w:rPr>
          <w:rFonts w:ascii="Arial" w:hAnsi="Arial" w:cs="Arial"/>
        </w:rPr>
        <w:t xml:space="preserve"> </w:t>
      </w:r>
      <w:r w:rsidR="006A572C">
        <w:rPr>
          <w:rFonts w:ascii="Arial" w:hAnsi="Arial" w:cs="Arial"/>
        </w:rPr>
        <w:t>eleven</w:t>
      </w:r>
      <w:r w:rsidR="00DE59B5">
        <w:rPr>
          <w:rFonts w:ascii="Arial" w:hAnsi="Arial" w:cs="Arial"/>
        </w:rPr>
        <w:t xml:space="preserve"> </w:t>
      </w:r>
      <w:commentRangeStart w:id="135"/>
      <w:r w:rsidR="009469BF">
        <w:rPr>
          <w:rFonts w:ascii="Arial" w:hAnsi="Arial" w:cs="Arial"/>
        </w:rPr>
        <w:t>GBM</w:t>
      </w:r>
      <w:commentRangeEnd w:id="135"/>
      <w:r w:rsidR="00582A84">
        <w:rPr>
          <w:rStyle w:val="CommentReference"/>
        </w:rPr>
        <w:commentReference w:id="135"/>
      </w:r>
      <w:r w:rsidR="009469BF">
        <w:rPr>
          <w:rFonts w:ascii="Arial" w:hAnsi="Arial" w:cs="Arial"/>
        </w:rPr>
        <w:t xml:space="preserve"> patients. B</w:t>
      </w:r>
      <w:r w:rsidR="00C63845">
        <w:rPr>
          <w:rFonts w:ascii="Arial" w:hAnsi="Arial" w:cs="Arial"/>
        </w:rPr>
        <w:t>etween 5 and 9</w:t>
      </w:r>
      <w:r w:rsidR="00583776" w:rsidRPr="00583776">
        <w:rPr>
          <w:rFonts w:ascii="Arial" w:hAnsi="Arial" w:cs="Arial"/>
        </w:rPr>
        <w:t xml:space="preserve"> </w:t>
      </w:r>
      <w:ins w:id="136" w:author="Sara Piccirillo" w:date="2018-05-01T18:31:00Z">
        <w:r w:rsidR="00893B22">
          <w:rPr>
            <w:rFonts w:ascii="Arial" w:hAnsi="Arial" w:cs="Arial"/>
          </w:rPr>
          <w:t xml:space="preserve">multiple </w:t>
        </w:r>
      </w:ins>
      <w:del w:id="137" w:author="Sara Piccirillo" w:date="2018-05-01T18:31:00Z">
        <w:r w:rsidR="00583776" w:rsidRPr="00583776" w:rsidDel="00893B22">
          <w:rPr>
            <w:rFonts w:ascii="Arial" w:hAnsi="Arial" w:cs="Arial"/>
          </w:rPr>
          <w:delText>sub</w:delText>
        </w:r>
      </w:del>
      <w:r w:rsidR="00583776" w:rsidRPr="00583776">
        <w:rPr>
          <w:rFonts w:ascii="Arial" w:hAnsi="Arial" w:cs="Arial"/>
        </w:rPr>
        <w:t xml:space="preserve">samples from </w:t>
      </w:r>
      <w:r w:rsidR="00963F8D">
        <w:rPr>
          <w:rFonts w:ascii="Arial" w:hAnsi="Arial" w:cs="Arial"/>
        </w:rPr>
        <w:t>the</w:t>
      </w:r>
      <w:r w:rsidR="00583776" w:rsidRPr="00583776">
        <w:rPr>
          <w:rFonts w:ascii="Arial" w:hAnsi="Arial" w:cs="Arial"/>
        </w:rPr>
        <w:t xml:space="preserve"> </w:t>
      </w:r>
      <w:r w:rsidR="00963F8D">
        <w:rPr>
          <w:rFonts w:ascii="Arial" w:hAnsi="Arial" w:cs="Arial"/>
        </w:rPr>
        <w:t>tumor</w:t>
      </w:r>
      <w:r w:rsidR="002F73E6">
        <w:rPr>
          <w:rFonts w:ascii="Arial" w:hAnsi="Arial" w:cs="Arial"/>
        </w:rPr>
        <w:t xml:space="preserve"> (T)</w:t>
      </w:r>
      <w:r w:rsidR="00963F8D">
        <w:rPr>
          <w:rFonts w:ascii="Arial" w:hAnsi="Arial" w:cs="Arial"/>
        </w:rPr>
        <w:t xml:space="preserve">, </w:t>
      </w:r>
      <w:r w:rsidR="002F73E6">
        <w:rPr>
          <w:rFonts w:ascii="Arial" w:hAnsi="Arial" w:cs="Arial"/>
        </w:rPr>
        <w:t>sub-ventricular zone (SVZ)</w:t>
      </w:r>
      <w:r w:rsidR="00963F8D">
        <w:rPr>
          <w:rFonts w:ascii="Arial" w:hAnsi="Arial" w:cs="Arial"/>
        </w:rPr>
        <w:t xml:space="preserve"> and margin </w:t>
      </w:r>
      <w:r w:rsidR="002F73E6">
        <w:rPr>
          <w:rFonts w:ascii="Arial" w:hAnsi="Arial" w:cs="Arial"/>
        </w:rPr>
        <w:t xml:space="preserve">(M) </w:t>
      </w:r>
      <w:r w:rsidR="00583776" w:rsidRPr="00583776">
        <w:rPr>
          <w:rFonts w:ascii="Arial" w:hAnsi="Arial" w:cs="Arial"/>
        </w:rPr>
        <w:t xml:space="preserve">areas </w:t>
      </w:r>
      <w:commentRangeStart w:id="138"/>
      <w:r w:rsidR="00583776" w:rsidRPr="00583776">
        <w:rPr>
          <w:rFonts w:ascii="Arial" w:hAnsi="Arial" w:cs="Arial"/>
        </w:rPr>
        <w:t>that were at least 1cm apart</w:t>
      </w:r>
      <w:r w:rsidR="00963F8D">
        <w:rPr>
          <w:rFonts w:ascii="Arial" w:hAnsi="Arial" w:cs="Arial"/>
        </w:rPr>
        <w:t xml:space="preserve"> </w:t>
      </w:r>
      <w:commentRangeEnd w:id="138"/>
      <w:r w:rsidR="00893B22">
        <w:rPr>
          <w:rStyle w:val="CommentReference"/>
        </w:rPr>
        <w:commentReference w:id="138"/>
      </w:r>
      <w:r w:rsidR="00C63845">
        <w:rPr>
          <w:rFonts w:ascii="Arial" w:hAnsi="Arial" w:cs="Arial"/>
        </w:rPr>
        <w:t xml:space="preserve">were </w:t>
      </w:r>
      <w:r w:rsidR="00963F8D">
        <w:rPr>
          <w:rFonts w:ascii="Arial" w:hAnsi="Arial" w:cs="Arial"/>
        </w:rPr>
        <w:t>c</w:t>
      </w:r>
      <w:r w:rsidR="002F73E6">
        <w:rPr>
          <w:rFonts w:ascii="Arial" w:hAnsi="Arial" w:cs="Arial"/>
        </w:rPr>
        <w:t>ollec</w:t>
      </w:r>
      <w:r w:rsidR="00963F8D">
        <w:rPr>
          <w:rFonts w:ascii="Arial" w:hAnsi="Arial" w:cs="Arial"/>
        </w:rPr>
        <w:t>ted</w:t>
      </w:r>
      <w:r w:rsidR="00C63845">
        <w:rPr>
          <w:rFonts w:ascii="Arial" w:hAnsi="Arial" w:cs="Arial"/>
        </w:rPr>
        <w:t xml:space="preserve"> from each patient</w:t>
      </w:r>
      <w:r w:rsidR="00583776" w:rsidRPr="00583776">
        <w:rPr>
          <w:rFonts w:ascii="Arial" w:hAnsi="Arial" w:cs="Arial"/>
        </w:rPr>
        <w:t xml:space="preserve">. </w:t>
      </w:r>
      <w:r w:rsidR="00DE59B5">
        <w:rPr>
          <w:rFonts w:ascii="Arial" w:hAnsi="Arial" w:cs="Arial"/>
        </w:rPr>
        <w:t xml:space="preserve">In the case of </w:t>
      </w:r>
      <w:r w:rsidR="007A4BFC">
        <w:rPr>
          <w:rFonts w:ascii="Arial" w:hAnsi="Arial" w:cs="Arial"/>
        </w:rPr>
        <w:t xml:space="preserve">the two </w:t>
      </w:r>
      <w:r w:rsidR="00DE59B5">
        <w:rPr>
          <w:rFonts w:ascii="Arial" w:hAnsi="Arial" w:cs="Arial"/>
        </w:rPr>
        <w:t>primary/recurrence cases</w:t>
      </w:r>
      <w:r w:rsidR="007A4BFC">
        <w:rPr>
          <w:rFonts w:ascii="Arial" w:hAnsi="Arial" w:cs="Arial"/>
        </w:rPr>
        <w:t>,</w:t>
      </w:r>
      <w:r w:rsidR="00DE59B5">
        <w:rPr>
          <w:rFonts w:ascii="Arial" w:hAnsi="Arial" w:cs="Arial"/>
        </w:rPr>
        <w:t xml:space="preserve"> 3 samples </w:t>
      </w:r>
      <w:r w:rsidR="00FE4D19">
        <w:rPr>
          <w:rFonts w:ascii="Arial" w:hAnsi="Arial" w:cs="Arial"/>
        </w:rPr>
        <w:t xml:space="preserve">(T, SVZ, M) </w:t>
      </w:r>
      <w:r w:rsidR="00DE59B5">
        <w:rPr>
          <w:rFonts w:ascii="Arial" w:hAnsi="Arial" w:cs="Arial"/>
        </w:rPr>
        <w:t xml:space="preserve">were taken </w:t>
      </w:r>
      <w:r w:rsidR="002F73E6">
        <w:rPr>
          <w:rFonts w:ascii="Arial" w:hAnsi="Arial" w:cs="Arial"/>
        </w:rPr>
        <w:t>during</w:t>
      </w:r>
      <w:r w:rsidR="00DE59B5">
        <w:rPr>
          <w:rFonts w:ascii="Arial" w:hAnsi="Arial" w:cs="Arial"/>
        </w:rPr>
        <w:t xml:space="preserve"> the primary and secondary surgical </w:t>
      </w:r>
      <w:r w:rsidR="007A4BFC">
        <w:rPr>
          <w:rFonts w:ascii="Arial" w:hAnsi="Arial" w:cs="Arial"/>
        </w:rPr>
        <w:t>resections</w:t>
      </w:r>
      <w:r w:rsidR="00DE59B5">
        <w:rPr>
          <w:rFonts w:ascii="Arial" w:hAnsi="Arial" w:cs="Arial"/>
        </w:rPr>
        <w:t xml:space="preserve"> to a total of 6 specimens per patient. </w:t>
      </w:r>
      <w:r w:rsidR="00C63845">
        <w:rPr>
          <w:rFonts w:ascii="Arial" w:hAnsi="Arial" w:cs="Arial"/>
        </w:rPr>
        <w:t>Thirty</w:t>
      </w:r>
      <w:r w:rsidR="002F73E6">
        <w:rPr>
          <w:rFonts w:ascii="Arial" w:hAnsi="Arial" w:cs="Arial"/>
        </w:rPr>
        <w:t xml:space="preserve"> </w:t>
      </w:r>
      <w:r w:rsidR="00583776" w:rsidRPr="00583776">
        <w:rPr>
          <w:rFonts w:ascii="Arial" w:hAnsi="Arial" w:cs="Arial"/>
        </w:rPr>
        <w:t>10</w:t>
      </w:r>
      <w:r w:rsidR="00FE4D19">
        <w:rPr>
          <w:rFonts w:ascii="Arial" w:hAnsi="Arial" w:cs="Arial"/>
        </w:rPr>
        <w:t>-</w:t>
      </w:r>
      <w:commentRangeStart w:id="139"/>
      <w:r w:rsidR="00583776" w:rsidRPr="00583776">
        <w:rPr>
          <w:rFonts w:ascii="Arial" w:hAnsi="Arial" w:cs="Arial"/>
        </w:rPr>
        <w:t xml:space="preserve">um </w:t>
      </w:r>
      <w:commentRangeEnd w:id="139"/>
      <w:r w:rsidR="0058219E">
        <w:rPr>
          <w:rStyle w:val="CommentReference"/>
        </w:rPr>
        <w:commentReference w:id="139"/>
      </w:r>
      <w:r w:rsidR="002F73E6">
        <w:rPr>
          <w:rFonts w:ascii="Arial" w:hAnsi="Arial" w:cs="Arial"/>
        </w:rPr>
        <w:t>cryo</w:t>
      </w:r>
      <w:r w:rsidR="00583776" w:rsidRPr="00583776">
        <w:rPr>
          <w:rFonts w:ascii="Arial" w:hAnsi="Arial" w:cs="Arial"/>
        </w:rPr>
        <w:t xml:space="preserve">sections were taken </w:t>
      </w:r>
      <w:r w:rsidR="007A4BFC">
        <w:rPr>
          <w:rFonts w:ascii="Arial" w:hAnsi="Arial" w:cs="Arial"/>
        </w:rPr>
        <w:t>from each</w:t>
      </w:r>
      <w:r w:rsidR="005104E6">
        <w:rPr>
          <w:rFonts w:ascii="Arial" w:hAnsi="Arial" w:cs="Arial"/>
        </w:rPr>
        <w:t xml:space="preserve"> frozen </w:t>
      </w:r>
      <w:r w:rsidR="005104E6">
        <w:rPr>
          <w:rFonts w:ascii="Arial" w:hAnsi="Arial" w:cs="Arial"/>
        </w:rPr>
        <w:lastRenderedPageBreak/>
        <w:t>tissue</w:t>
      </w:r>
      <w:r w:rsidR="007A4BFC">
        <w:rPr>
          <w:rFonts w:ascii="Arial" w:hAnsi="Arial" w:cs="Arial"/>
        </w:rPr>
        <w:t xml:space="preserve"> </w:t>
      </w:r>
      <w:r w:rsidR="00583776" w:rsidRPr="00583776">
        <w:rPr>
          <w:rFonts w:ascii="Arial" w:hAnsi="Arial" w:cs="Arial"/>
        </w:rPr>
        <w:t xml:space="preserve">for DNA extraction using the DNeasy Blood &amp; Tissue kit (Qiagen). </w:t>
      </w:r>
      <w:r w:rsidR="00A41F1F" w:rsidRPr="00583776">
        <w:rPr>
          <w:rFonts w:ascii="Arial" w:hAnsi="Arial" w:cs="Arial"/>
        </w:rPr>
        <w:t xml:space="preserve">Patient informed consent was obtained </w:t>
      </w:r>
      <w:r w:rsidR="007A4BFC">
        <w:rPr>
          <w:rFonts w:ascii="Arial" w:hAnsi="Arial" w:cs="Arial"/>
        </w:rPr>
        <w:t>and tissue collection</w:t>
      </w:r>
      <w:r w:rsidR="00DA1ECE">
        <w:rPr>
          <w:rFonts w:ascii="Arial" w:hAnsi="Arial" w:cs="Arial"/>
        </w:rPr>
        <w:t>/storage</w:t>
      </w:r>
      <w:r w:rsidR="007A4BFC">
        <w:rPr>
          <w:rFonts w:ascii="Arial" w:hAnsi="Arial" w:cs="Arial"/>
        </w:rPr>
        <w:t xml:space="preserve"> protocols </w:t>
      </w:r>
      <w:r w:rsidR="00A41F1F" w:rsidRPr="00583776">
        <w:rPr>
          <w:rFonts w:ascii="Arial" w:hAnsi="Arial" w:cs="Arial"/>
        </w:rPr>
        <w:t>were compliant wit</w:t>
      </w:r>
      <w:r w:rsidR="007A4BFC">
        <w:rPr>
          <w:rFonts w:ascii="Arial" w:hAnsi="Arial" w:cs="Arial"/>
        </w:rPr>
        <w:t xml:space="preserve">h the UK Human Tissue Act 2004 and approved by the </w:t>
      </w:r>
      <w:r w:rsidR="00A41F1F" w:rsidRPr="00583776">
        <w:rPr>
          <w:rFonts w:ascii="Arial" w:hAnsi="Arial" w:cs="Arial"/>
        </w:rPr>
        <w:t>Local Regional Ethics Committee (LREC ref 04/Q0108/60). No differ</w:t>
      </w:r>
      <w:r w:rsidR="00A41F1F">
        <w:rPr>
          <w:rFonts w:ascii="Arial" w:hAnsi="Arial" w:cs="Arial"/>
        </w:rPr>
        <w:t>ence in 5-ALA labe</w:t>
      </w:r>
      <w:ins w:id="140" w:author="Microsoft Office User" w:date="2018-04-25T12:32:00Z">
        <w:r w:rsidR="003E5581">
          <w:rPr>
            <w:rFonts w:ascii="Arial" w:hAnsi="Arial" w:cs="Arial"/>
          </w:rPr>
          <w:t>l</w:t>
        </w:r>
      </w:ins>
      <w:r w:rsidR="00A41F1F">
        <w:rPr>
          <w:rFonts w:ascii="Arial" w:hAnsi="Arial" w:cs="Arial"/>
        </w:rPr>
        <w:t xml:space="preserve">ling capacity </w:t>
      </w:r>
      <w:r w:rsidR="00A41F1F" w:rsidRPr="00583776">
        <w:rPr>
          <w:rFonts w:ascii="Arial" w:hAnsi="Arial" w:cs="Arial"/>
        </w:rPr>
        <w:t xml:space="preserve">was observed </w:t>
      </w:r>
      <w:del w:id="141" w:author="Microsoft Office User" w:date="2018-04-25T12:33:00Z">
        <w:r w:rsidR="00A41F1F" w:rsidRPr="00583776" w:rsidDel="003E5581">
          <w:rPr>
            <w:rFonts w:ascii="Arial" w:hAnsi="Arial" w:cs="Arial"/>
          </w:rPr>
          <w:delText xml:space="preserve">among </w:delText>
        </w:r>
      </w:del>
      <w:ins w:id="142" w:author="Microsoft Office User" w:date="2018-04-25T12:33:00Z">
        <w:r w:rsidR="003E5581">
          <w:rPr>
            <w:rFonts w:ascii="Arial" w:hAnsi="Arial" w:cs="Arial"/>
          </w:rPr>
          <w:t>between</w:t>
        </w:r>
        <w:r w:rsidR="003E5581" w:rsidRPr="00583776">
          <w:rPr>
            <w:rFonts w:ascii="Arial" w:hAnsi="Arial" w:cs="Arial"/>
          </w:rPr>
          <w:t xml:space="preserve"> </w:t>
        </w:r>
      </w:ins>
      <w:r w:rsidR="00A41F1F" w:rsidRPr="00583776">
        <w:rPr>
          <w:rFonts w:ascii="Arial" w:hAnsi="Arial" w:cs="Arial"/>
        </w:rPr>
        <w:t xml:space="preserve">patients. </w:t>
      </w:r>
    </w:p>
    <w:p w14:paraId="5ADC73D2" w14:textId="77777777" w:rsidR="004D4A22" w:rsidRPr="00ED2C09" w:rsidRDefault="004D4A22" w:rsidP="00156689">
      <w:pPr>
        <w:rPr>
          <w:rFonts w:ascii="Arial" w:hAnsi="Arial" w:cs="Arial"/>
          <w:highlight w:val="yellow"/>
          <w:vertAlign w:val="subscript"/>
          <w:rPrChange w:id="143" w:author="Microsoft Office User" w:date="2018-04-24T17:27:00Z">
            <w:rPr>
              <w:rFonts w:ascii="Arial" w:hAnsi="Arial" w:cs="Arial"/>
              <w:highlight w:val="yellow"/>
            </w:rPr>
          </w:rPrChange>
        </w:rPr>
      </w:pPr>
    </w:p>
    <w:p w14:paraId="56541D2C" w14:textId="77777777" w:rsidR="004D4A22" w:rsidRPr="005326D2" w:rsidRDefault="004D4A22" w:rsidP="00156689">
      <w:pPr>
        <w:rPr>
          <w:rFonts w:ascii="Arial" w:hAnsi="Arial" w:cs="Arial"/>
          <w:b/>
        </w:rPr>
      </w:pPr>
      <w:r w:rsidRPr="005326D2">
        <w:rPr>
          <w:rFonts w:ascii="Arial" w:hAnsi="Arial" w:cs="Arial"/>
          <w:b/>
        </w:rPr>
        <w:t>Whole-exome and targeted sequencing</w:t>
      </w:r>
    </w:p>
    <w:p w14:paraId="24531BD7" w14:textId="27CD68D8" w:rsidR="00134F1C" w:rsidRPr="00375EE4" w:rsidRDefault="00134F1C" w:rsidP="00134F1C">
      <w:pPr>
        <w:rPr>
          <w:rFonts w:ascii="Arial" w:hAnsi="Arial" w:cs="Arial"/>
        </w:rPr>
      </w:pPr>
      <w:r>
        <w:rPr>
          <w:rFonts w:ascii="Arial" w:hAnsi="Arial" w:cs="Arial"/>
        </w:rPr>
        <w:t xml:space="preserve">Between 100-300ng of </w:t>
      </w:r>
      <w:r w:rsidRPr="00375EE4">
        <w:rPr>
          <w:rFonts w:ascii="Arial" w:hAnsi="Arial" w:cs="Arial"/>
        </w:rPr>
        <w:t xml:space="preserve">DNA from </w:t>
      </w:r>
      <w:r>
        <w:rPr>
          <w:rFonts w:ascii="Arial" w:hAnsi="Arial" w:cs="Arial"/>
        </w:rPr>
        <w:t xml:space="preserve">each of </w:t>
      </w:r>
      <w:r w:rsidRPr="003B1A0C">
        <w:rPr>
          <w:rFonts w:ascii="Arial" w:hAnsi="Arial" w:cs="Arial"/>
        </w:rPr>
        <w:t xml:space="preserve">the </w:t>
      </w:r>
      <w:r>
        <w:rPr>
          <w:rFonts w:ascii="Arial" w:hAnsi="Arial" w:cs="Arial"/>
        </w:rPr>
        <w:t>69</w:t>
      </w:r>
      <w:r w:rsidRPr="00375EE4">
        <w:rPr>
          <w:rFonts w:ascii="Arial" w:hAnsi="Arial" w:cs="Arial"/>
        </w:rPr>
        <w:t xml:space="preserve"> </w:t>
      </w:r>
      <w:r>
        <w:rPr>
          <w:rFonts w:ascii="Arial" w:hAnsi="Arial" w:cs="Arial"/>
        </w:rPr>
        <w:t xml:space="preserve">tumour </w:t>
      </w:r>
      <w:r w:rsidRPr="00375EE4">
        <w:rPr>
          <w:rFonts w:ascii="Arial" w:hAnsi="Arial" w:cs="Arial"/>
        </w:rPr>
        <w:t>specimens</w:t>
      </w:r>
      <w:r>
        <w:rPr>
          <w:rFonts w:ascii="Arial" w:hAnsi="Arial" w:cs="Arial"/>
        </w:rPr>
        <w:t xml:space="preserve"> and 11 blood samples</w:t>
      </w:r>
      <w:r w:rsidRPr="00375EE4">
        <w:rPr>
          <w:rFonts w:ascii="Arial" w:hAnsi="Arial" w:cs="Arial"/>
        </w:rPr>
        <w:t xml:space="preserve"> </w:t>
      </w:r>
      <w:r>
        <w:rPr>
          <w:rFonts w:ascii="Arial" w:hAnsi="Arial" w:cs="Arial"/>
        </w:rPr>
        <w:t>were</w:t>
      </w:r>
      <w:r w:rsidRPr="00375EE4">
        <w:rPr>
          <w:rFonts w:ascii="Arial" w:hAnsi="Arial" w:cs="Arial"/>
        </w:rPr>
        <w:t xml:space="preserve"> sent to GATC Biotech (</w:t>
      </w:r>
      <w:r>
        <w:rPr>
          <w:rFonts w:ascii="Arial" w:hAnsi="Arial" w:cs="Arial"/>
        </w:rPr>
        <w:t>Germany</w:t>
      </w:r>
      <w:r w:rsidRPr="00375EE4">
        <w:rPr>
          <w:rFonts w:ascii="Arial" w:hAnsi="Arial" w:cs="Arial"/>
        </w:rPr>
        <w:t xml:space="preserve">) for whole exome sequencing </w:t>
      </w:r>
      <w:r w:rsidRPr="004B6519">
        <w:rPr>
          <w:rFonts w:ascii="Arial" w:hAnsi="Arial" w:cs="Arial"/>
        </w:rPr>
        <w:t xml:space="preserve">using </w:t>
      </w:r>
      <w:r>
        <w:rPr>
          <w:rFonts w:ascii="Arial" w:hAnsi="Arial" w:cs="Arial"/>
        </w:rPr>
        <w:t xml:space="preserve">the </w:t>
      </w:r>
      <w:r w:rsidRPr="004B6519">
        <w:rPr>
          <w:rFonts w:ascii="Arial" w:hAnsi="Arial" w:cs="Arial"/>
        </w:rPr>
        <w:t>Agilent SureSelectXT Human All Exon V5 Kit</w:t>
      </w:r>
      <w:r w:rsidRPr="00375EE4">
        <w:rPr>
          <w:rFonts w:ascii="Arial" w:hAnsi="Arial" w:cs="Arial"/>
        </w:rPr>
        <w:t xml:space="preserve">. </w:t>
      </w:r>
      <w:r>
        <w:rPr>
          <w:rFonts w:ascii="Arial" w:hAnsi="Arial" w:cs="Arial"/>
        </w:rPr>
        <w:t xml:space="preserve">Exome sequencing cohort had a median coverage of 157X (min. 108X, max. 187X). Further, a custom panel for 891 SNVs (covered by a total of 5,090 amplicons) identified from the exome sequencing data was designed using Agilent’s Haloplex technology. In addition, we designed a separate Agilent SureSelect XT2 capture panel to specifically validate </w:t>
      </w:r>
      <w:commentRangeStart w:id="144"/>
      <w:r>
        <w:rPr>
          <w:rFonts w:ascii="Arial" w:hAnsi="Arial" w:cs="Arial"/>
        </w:rPr>
        <w:t xml:space="preserve">1,054 SNVs </w:t>
      </w:r>
      <w:commentRangeEnd w:id="144"/>
      <w:r>
        <w:rPr>
          <w:rStyle w:val="CommentReference"/>
        </w:rPr>
        <w:commentReference w:id="144"/>
      </w:r>
      <w:r>
        <w:rPr>
          <w:rFonts w:ascii="Arial" w:hAnsi="Arial" w:cs="Arial"/>
        </w:rPr>
        <w:t xml:space="preserve">found in the </w:t>
      </w:r>
      <w:commentRangeStart w:id="145"/>
      <w:r>
        <w:rPr>
          <w:rFonts w:ascii="Arial" w:hAnsi="Arial" w:cs="Arial"/>
        </w:rPr>
        <w:t>M and SVZ samples</w:t>
      </w:r>
      <w:commentRangeEnd w:id="145"/>
      <w:r w:rsidR="0058219E">
        <w:rPr>
          <w:rStyle w:val="CommentReference"/>
        </w:rPr>
        <w:commentReference w:id="145"/>
      </w:r>
      <w:r>
        <w:rPr>
          <w:rFonts w:ascii="Arial" w:hAnsi="Arial" w:cs="Arial"/>
        </w:rPr>
        <w:t xml:space="preserve">. Both amplicon and targeted capture libraries were sequenced on an Illumina HiSeq2500 obtaining a median coverage of 4,050X (min. 8X, max. </w:t>
      </w:r>
      <w:r w:rsidRPr="00383EC7">
        <w:rPr>
          <w:rFonts w:ascii="Arial" w:hAnsi="Arial" w:cs="Arial"/>
        </w:rPr>
        <w:t>31</w:t>
      </w:r>
      <w:r>
        <w:rPr>
          <w:rFonts w:ascii="Arial" w:hAnsi="Arial" w:cs="Arial"/>
        </w:rPr>
        <w:t>,</w:t>
      </w:r>
      <w:r w:rsidRPr="00383EC7">
        <w:rPr>
          <w:rFonts w:ascii="Arial" w:hAnsi="Arial" w:cs="Arial"/>
        </w:rPr>
        <w:t>349</w:t>
      </w:r>
      <w:r>
        <w:rPr>
          <w:rFonts w:ascii="Arial" w:hAnsi="Arial" w:cs="Arial"/>
        </w:rPr>
        <w:t xml:space="preserve">X) and </w:t>
      </w:r>
      <w:r w:rsidRPr="00EF4700">
        <w:rPr>
          <w:rFonts w:ascii="Arial" w:hAnsi="Arial" w:cs="Arial"/>
        </w:rPr>
        <w:t>1</w:t>
      </w:r>
      <w:r>
        <w:rPr>
          <w:rFonts w:ascii="Arial" w:hAnsi="Arial" w:cs="Arial"/>
        </w:rPr>
        <w:t>,</w:t>
      </w:r>
      <w:r w:rsidRPr="00EF4700">
        <w:rPr>
          <w:rFonts w:ascii="Arial" w:hAnsi="Arial" w:cs="Arial"/>
        </w:rPr>
        <w:t>154</w:t>
      </w:r>
      <w:r>
        <w:rPr>
          <w:rFonts w:ascii="Arial" w:hAnsi="Arial" w:cs="Arial"/>
        </w:rPr>
        <w:t xml:space="preserve">X (min. 5X, max. </w:t>
      </w:r>
      <w:r w:rsidRPr="00EF4700">
        <w:rPr>
          <w:rFonts w:ascii="Arial" w:hAnsi="Arial" w:cs="Arial"/>
        </w:rPr>
        <w:t>4</w:t>
      </w:r>
      <w:r>
        <w:rPr>
          <w:rFonts w:ascii="Arial" w:hAnsi="Arial" w:cs="Arial"/>
        </w:rPr>
        <w:t>,</w:t>
      </w:r>
      <w:r w:rsidRPr="00EF4700">
        <w:rPr>
          <w:rFonts w:ascii="Arial" w:hAnsi="Arial" w:cs="Arial"/>
        </w:rPr>
        <w:t>351</w:t>
      </w:r>
      <w:r>
        <w:rPr>
          <w:rFonts w:ascii="Arial" w:hAnsi="Arial" w:cs="Arial"/>
        </w:rPr>
        <w:t xml:space="preserve">X) respectively, in called variants. </w:t>
      </w:r>
    </w:p>
    <w:p w14:paraId="5BE2FAE1" w14:textId="77777777" w:rsidR="004D4A22" w:rsidRPr="00156689" w:rsidRDefault="004D4A22" w:rsidP="00156689">
      <w:pPr>
        <w:rPr>
          <w:rFonts w:ascii="Arial" w:hAnsi="Arial" w:cs="Arial"/>
          <w:b/>
          <w:highlight w:val="yellow"/>
        </w:rPr>
      </w:pPr>
    </w:p>
    <w:p w14:paraId="2DBF6C45" w14:textId="77777777" w:rsidR="004D4A22" w:rsidRPr="00E563F7" w:rsidRDefault="004D4A22" w:rsidP="00156689">
      <w:pPr>
        <w:rPr>
          <w:rFonts w:ascii="Arial" w:hAnsi="Arial" w:cs="Arial"/>
          <w:b/>
        </w:rPr>
      </w:pPr>
      <w:r w:rsidRPr="00E563F7">
        <w:rPr>
          <w:rFonts w:ascii="Arial" w:hAnsi="Arial" w:cs="Arial"/>
          <w:b/>
        </w:rPr>
        <w:t>Bioinformatics Analysis</w:t>
      </w:r>
    </w:p>
    <w:p w14:paraId="301D1C69" w14:textId="0E020AB8" w:rsidR="00134F1C" w:rsidRPr="00E563F7" w:rsidRDefault="00134F1C" w:rsidP="00134F1C">
      <w:pPr>
        <w:rPr>
          <w:rFonts w:ascii="Arial" w:hAnsi="Arial" w:cs="Arial"/>
        </w:rPr>
      </w:pPr>
      <w:r w:rsidRPr="00964BA3">
        <w:rPr>
          <w:rFonts w:ascii="Arial" w:hAnsi="Arial" w:cs="Arial"/>
          <w:u w:val="single"/>
        </w:rPr>
        <w:t xml:space="preserve">Purity estimation: </w:t>
      </w:r>
      <w:r w:rsidRPr="00375EE4">
        <w:rPr>
          <w:rFonts w:ascii="Arial" w:hAnsi="Arial" w:cs="Arial"/>
        </w:rPr>
        <w:t xml:space="preserve">Purity estimates were gathered from a potential clonal diploid mutation (PCDM) present in the tumour mass samples and estimation by </w:t>
      </w:r>
      <w:r w:rsidRPr="00E563F7">
        <w:rPr>
          <w:rFonts w:ascii="Arial" w:hAnsi="Arial" w:cs="Arial"/>
        </w:rPr>
        <w:t xml:space="preserve">ASCAT </w:t>
      </w:r>
      <w:r w:rsidR="00E563F7" w:rsidRPr="00E563F7">
        <w:rPr>
          <w:rFonts w:ascii="Arial" w:hAnsi="Arial" w:cs="Arial"/>
          <w:bCs/>
        </w:rPr>
        <w:fldChar w:fldCharType="begin"/>
      </w:r>
      <w:r w:rsidR="00E563F7" w:rsidRPr="00E563F7">
        <w:rPr>
          <w:rFonts w:ascii="Arial" w:hAnsi="Arial" w:cs="Arial"/>
          <w:bCs/>
        </w:rPr>
        <w:instrText xml:space="preserve"> ADDIN PAPERS2_CITATIONS &lt;citation&gt;&lt;uuid&gt;0A826C91-615C-4648-B73B-1658B36A2449&lt;/uuid&gt;&lt;priority&gt;12&lt;/priority&gt;&lt;publications&gt;&lt;publication&gt;&lt;uuid&gt;EA06896A-E1C6-4C9C-B211-45DBB16D7194&lt;/uuid&gt;&lt;volume&gt;107&lt;/volume&gt;&lt;doi&gt;10.1073/pnas.1009843107&lt;/doi&gt;&lt;startpage&gt;16910&lt;/startpage&gt;&lt;publication_date&gt;99201009281200000000222000&lt;/publication_date&gt;&lt;url&gt;http://www.pnas.org/cgi/doi/10.1073/pnas.1009843107&lt;/url&gt;&lt;type&gt;400&lt;/type&gt;&lt;title&gt;Allele-specific copy number analysis of tumors&lt;/title&gt;&lt;publisher&gt;National Academy of Sciences&lt;/publisher&gt;&lt;institution&gt;Department of Genetics, Institute for Cancer Research, Clinic for Cancer and Surgery, Oslo University Hospital, Montebello, N-0310 Oslo, Norway.&lt;/institution&gt;&lt;number&gt;39&lt;/number&gt;&lt;subtype&gt;400&lt;/subtype&gt;&lt;endpage&gt;16915&lt;/endpage&gt;&lt;bundle&gt;&lt;publication&gt;&lt;publisher&gt;National Acad Sciences&lt;/publisher&gt;&lt;url&gt;http://www.pnas.org&lt;/url&gt;&lt;title&gt;Proceedings of the National Academy of Sciences of the United States of America&lt;/title&gt;&lt;type&gt;-100&lt;/type&gt;&lt;subtype&gt;-100&lt;/subtype&gt;&lt;uuid&gt;CEDC8C41-2F31-430F-81A6-9573ECF16DC4&lt;/uuid&gt;&lt;/publication&gt;&lt;/bundle&gt;&lt;authors&gt;&lt;author&gt;&lt;nonDroppingParticle&gt;Van&lt;/nonDroppingParticle&gt;&lt;firstName&gt;Peter&lt;/firstName&gt;&lt;lastName&gt;Loo&lt;/lastName&gt;&lt;/author&gt;&lt;author&gt;&lt;firstName&gt;Silje&lt;/firstName&gt;&lt;middleNames&gt;H&lt;/middleNames&gt;&lt;lastName&gt;Nordgard&lt;/lastName&gt;&lt;/author&gt;&lt;author&gt;&lt;firstName&gt;Ole&lt;/firstName&gt;&lt;middleNames&gt;Christian&lt;/middleNames&gt;&lt;lastName&gt;Lingjærde&lt;/lastName&gt;&lt;/author&gt;&lt;author&gt;&lt;firstName&gt;Hege&lt;/firstName&gt;&lt;middleNames&gt;G&lt;/middleNames&gt;&lt;lastName&gt;Russnes&lt;/lastName&gt;&lt;/author&gt;&lt;author&gt;&lt;firstName&gt;Inga&lt;/firstName&gt;&lt;middleNames&gt;H&lt;/middleNames&gt;&lt;lastName&gt;Rye&lt;/lastName&gt;&lt;/author&gt;&lt;author&gt;&lt;firstName&gt;Wei&lt;/firstName&gt;&lt;lastName&gt;Sun&lt;/lastName&gt;&lt;/author&gt;&lt;author&gt;&lt;firstName&gt;Victor&lt;/firstName&gt;&lt;middleNames&gt;J&lt;/middleNames&gt;&lt;lastName&gt;Weigman&lt;/lastName&gt;&lt;/author&gt;&lt;author&gt;&lt;firstName&gt;Peter&lt;/firstName&gt;&lt;lastName&gt;Marynen&lt;/lastName&gt;&lt;/author&gt;&lt;author&gt;&lt;firstName&gt;Anders&lt;/firstName&gt;&lt;lastName&gt;Zetterberg&lt;/lastName&gt;&lt;/author&gt;&lt;author&gt;&lt;firstName&gt;Bjørn&lt;/firstName&gt;&lt;lastName&gt;Naume&lt;/lastName&gt;&lt;/author&gt;&lt;author&gt;&lt;firstName&gt;Charles&lt;/firstName&gt;&lt;middleNames&gt;M&lt;/middleNames&gt;&lt;lastName&gt;Perou&lt;/lastName&gt;&lt;/author&gt;&lt;author&gt;&lt;firstName&gt;Anne-Lise&lt;/firstName&gt;&lt;lastName&gt;Børresen-Dale&lt;/lastName&gt;&lt;/author&gt;&lt;author&gt;&lt;firstName&gt;Vessela&lt;/firstName&gt;&lt;middleNames&gt;N&lt;/middleNames&gt;&lt;lastName&gt;Kristensen&lt;/lastName&gt;&lt;/author&gt;&lt;/authors&gt;&lt;/publication&gt;&lt;/publications&gt;&lt;cites&gt;&lt;/cites&gt;&lt;/citation&gt;</w:instrText>
      </w:r>
      <w:r w:rsidR="00E563F7" w:rsidRPr="00E563F7">
        <w:rPr>
          <w:rFonts w:ascii="Arial" w:hAnsi="Arial" w:cs="Arial"/>
          <w:bCs/>
        </w:rPr>
        <w:fldChar w:fldCharType="separate"/>
      </w:r>
      <w:r w:rsidR="00E563F7" w:rsidRPr="00E563F7">
        <w:rPr>
          <w:rFonts w:ascii="Arial" w:hAnsi="Arial" w:cs="Arial"/>
          <w:bCs/>
        </w:rPr>
        <w:t>[14]</w:t>
      </w:r>
      <w:r w:rsidR="00E563F7" w:rsidRPr="00E563F7">
        <w:rPr>
          <w:rFonts w:ascii="Arial" w:hAnsi="Arial" w:cs="Arial"/>
          <w:bCs/>
        </w:rPr>
        <w:fldChar w:fldCharType="end"/>
      </w:r>
      <w:r w:rsidRPr="00E563F7">
        <w:rPr>
          <w:rFonts w:ascii="Arial" w:hAnsi="Arial" w:cs="Arial"/>
        </w:rPr>
        <w:t xml:space="preserve"> derived from the copy number solution.</w:t>
      </w:r>
    </w:p>
    <w:p w14:paraId="67D7C0B5" w14:textId="77777777" w:rsidR="00134F1C" w:rsidRPr="00E563F7" w:rsidRDefault="00134F1C" w:rsidP="00134F1C">
      <w:pPr>
        <w:rPr>
          <w:rFonts w:ascii="Arial" w:hAnsi="Arial" w:cs="Arial"/>
          <w:highlight w:val="yellow"/>
        </w:rPr>
      </w:pPr>
    </w:p>
    <w:p w14:paraId="3F069D22" w14:textId="11F2F337" w:rsidR="00E563F7" w:rsidRDefault="00134F1C" w:rsidP="00134F1C">
      <w:pPr>
        <w:rPr>
          <w:rFonts w:ascii="Arial" w:hAnsi="Arial" w:cs="Arial"/>
          <w:bCs/>
        </w:rPr>
      </w:pPr>
      <w:r w:rsidRPr="00E563F7">
        <w:rPr>
          <w:rFonts w:ascii="Arial" w:hAnsi="Arial" w:cs="Arial"/>
          <w:u w:val="single"/>
        </w:rPr>
        <w:t xml:space="preserve">Copy number analysis: </w:t>
      </w:r>
      <w:r w:rsidRPr="00E563F7">
        <w:rPr>
          <w:rFonts w:ascii="Arial" w:hAnsi="Arial" w:cs="Arial"/>
        </w:rPr>
        <w:t xml:space="preserve">Sequenza was used to identify heterozygous single nucleotide polymorphisms (SNPs) in the WES (0.4-0.6 allele frequency in the matched normal sample) and normalise depth ratios for GC content </w:t>
      </w:r>
      <w:r w:rsidR="00E563F7" w:rsidRPr="00E563F7">
        <w:rPr>
          <w:rFonts w:ascii="Arial" w:hAnsi="Arial" w:cs="Arial"/>
          <w:bCs/>
        </w:rPr>
        <w:fldChar w:fldCharType="begin"/>
      </w:r>
      <w:r w:rsidR="00E563F7" w:rsidRPr="00E563F7">
        <w:rPr>
          <w:rFonts w:ascii="Arial" w:hAnsi="Arial" w:cs="Arial"/>
          <w:bCs/>
        </w:rPr>
        <w:instrText xml:space="preserve"> ADDIN PAPERS2_CITATIONS &lt;citation&gt;&lt;uuid&gt;3DCB3E7E-BA54-413E-B2A1-3921E41618DA&lt;/uuid&gt;&lt;priority&gt;13&lt;/priority&gt;&lt;publications&gt;&lt;publication&gt;&lt;volume&gt;26&lt;/volume&gt;&lt;publication_date&gt;99201412171200000000222000&lt;/publication_date&gt;&lt;number&gt;1&lt;/number&gt;&lt;doi&gt;10.1093/annonc/mdu479&lt;/doi&gt;&lt;startpage&gt;64&lt;/startpage&gt;&lt;title&gt;Sequenza: allele-specific copy number and mutation profiles from tumor sequencing data&lt;/title&gt;&lt;uuid&gt;0014D47D-17B5-45C5-BFD1-92F1AFB10910&lt;/uuid&gt;&lt;subtype&gt;400&lt;/subtype&gt;&lt;endpage&gt;70&lt;/endpage&gt;&lt;type&gt;400&lt;/type&gt;&lt;url&gt;http://annonc.oxfordjournals.org/cgi/doi/10.1093/annonc/mdu479&lt;/url&gt;&lt;bundle&gt;&lt;publication&gt;&lt;publisher&gt;Oxford University Press&lt;/publisher&gt;&lt;url&gt;https://academic.oup.com&lt;/url&gt;&lt;title&gt;Annals of Oncology&lt;/title&gt;&lt;type&gt;-100&lt;/type&gt;&lt;subtype&gt;-100&lt;/subtype&gt;&lt;uuid&gt;E65951AC-2D9E-4180-ADDB-A004C5E91B7B&lt;/uuid&gt;&lt;/publication&gt;&lt;/bundle&gt;&lt;authors&gt;&lt;author&gt;&lt;firstName&gt;F&lt;/firstName&gt;&lt;lastName&gt;Favero&lt;/lastName&gt;&lt;/author&gt;&lt;author&gt;&lt;firstName&gt;T&lt;/firstName&gt;&lt;lastName&gt;Joshi&lt;/lastName&gt;&lt;/author&gt;&lt;author&gt;&lt;firstName&gt;A&lt;/firstName&gt;&lt;middleNames&gt;M&lt;/middleNames&gt;&lt;lastName&gt;Marquard&lt;/lastName&gt;&lt;/author&gt;&lt;author&gt;&lt;firstName&gt;N&lt;/firstName&gt;&lt;middleNames&gt;J&lt;/middleNames&gt;&lt;lastName&gt;Birkbak&lt;/lastName&gt;&lt;/author&gt;&lt;author&gt;&lt;firstName&gt;M&lt;/firstName&gt;&lt;lastName&gt;Krzystanek&lt;/lastName&gt;&lt;/author&gt;&lt;author&gt;&lt;firstName&gt;Q&lt;/firstName&gt;&lt;lastName&gt;Li&lt;/lastName&gt;&lt;/author&gt;&lt;author&gt;&lt;firstName&gt;Z&lt;/firstName&gt;&lt;lastName&gt;Szallasi&lt;/lastName&gt;&lt;/author&gt;&lt;author&gt;&lt;firstName&gt;A&lt;/firstName&gt;&lt;middleNames&gt;C&lt;/middleNames&gt;&lt;lastName&gt;Eklund&lt;/lastName&gt;&lt;/author&gt;&lt;/authors&gt;&lt;/publication&gt;&lt;/publications&gt;&lt;cites&gt;&lt;/cites&gt;&lt;/citation&gt;</w:instrText>
      </w:r>
      <w:r w:rsidR="00E563F7" w:rsidRPr="00E563F7">
        <w:rPr>
          <w:rFonts w:ascii="Arial" w:hAnsi="Arial" w:cs="Arial"/>
          <w:bCs/>
        </w:rPr>
        <w:fldChar w:fldCharType="separate"/>
      </w:r>
      <w:r w:rsidR="00E563F7" w:rsidRPr="00E563F7">
        <w:rPr>
          <w:rFonts w:ascii="Arial" w:hAnsi="Arial" w:cs="Arial"/>
          <w:bCs/>
        </w:rPr>
        <w:t>[15]</w:t>
      </w:r>
      <w:r w:rsidR="00E563F7" w:rsidRPr="00E563F7">
        <w:rPr>
          <w:rFonts w:ascii="Arial" w:hAnsi="Arial" w:cs="Arial"/>
          <w:bCs/>
        </w:rPr>
        <w:fldChar w:fldCharType="end"/>
      </w:r>
      <w:r w:rsidRPr="00E563F7">
        <w:rPr>
          <w:rFonts w:ascii="Arial" w:hAnsi="Arial" w:cs="Arial"/>
        </w:rPr>
        <w:t xml:space="preserve">. Loci were filtered for a minimum of 25 reads in the matched normal sample. Log2 ratios (LRR) were derived from the depth ratios by calculating the log (base 2) of the depth ratio and subtracting by the global median. LRR outliers were smoothed using CGHcall </w:t>
      </w:r>
      <w:r w:rsidR="00E563F7" w:rsidRPr="00E563F7">
        <w:rPr>
          <w:rFonts w:ascii="Arial" w:hAnsi="Arial" w:cs="Arial"/>
          <w:bCs/>
        </w:rPr>
        <w:fldChar w:fldCharType="begin"/>
      </w:r>
      <w:r w:rsidR="00E563F7" w:rsidRPr="00E563F7">
        <w:rPr>
          <w:rFonts w:ascii="Arial" w:hAnsi="Arial" w:cs="Arial"/>
          <w:bCs/>
        </w:rPr>
        <w:instrText xml:space="preserve"> ADDIN PAPERS2_CITATIONS &lt;citation&gt;&lt;uuid&gt;EB7B0A87-6154-4270-85E1-6102474C7CFF&lt;/uuid&gt;&lt;priority&gt;14&lt;/priority&gt;&lt;publications&gt;&lt;publication&gt;&lt;uuid&gt;1F8F949A-5F2E-4D95-991F-3BD8038A51DF&lt;/uuid&gt;&lt;volume&gt;23&lt;/volume&gt;&lt;doi&gt;10.1093/bioinformatics/btm030&lt;/doi&gt;&lt;startpage&gt;892&lt;/startpage&gt;&lt;publication_date&gt;99200704011200000000222000&lt;/publication_date&gt;&lt;url&gt;https://academic.oup.com/bioinformatics/article-lookup/doi/10.1093/bioinformatics/btm030&lt;/url&gt;&lt;type&gt;400&lt;/type&gt;&lt;title&gt;CGHcall: calling aberrations for array CGH tumor profiles&lt;/title&gt;&lt;publisher&gt;Oxford University Press&lt;/publisher&gt;&lt;number&gt;7&lt;/number&gt;&lt;subtype&gt;400&lt;/subtype&gt;&lt;endpage&gt;894&lt;/endpage&gt;&lt;bundle&gt;&lt;publication&gt;&lt;publisher&gt;Oxford University Press&lt;/publisher&gt;&lt;url&gt;https://academic.oup.com&lt;/url&gt;&lt;title&gt;Bioinformatics&lt;/title&gt;&lt;type&gt;-100&lt;/type&gt;&lt;subtype&gt;-100&lt;/subtype&gt;&lt;uuid&gt;D6C9ABFF-E368-4EC5-BAD3-D4E02E5A6DEF&lt;/uuid&gt;&lt;/publication&gt;&lt;/bundle&gt;&lt;authors&gt;&lt;author&gt;&lt;lastName&gt;Wiel&lt;/lastName&gt;&lt;nonDroppingParticle&gt;van de&lt;/nonDroppingParticle&gt;&lt;firstName&gt;Mark&lt;/firstName&gt;&lt;middleNames&gt;A&lt;/middleNames&gt;&lt;/author&gt;&lt;author&gt;&lt;firstName&gt;Kyung&lt;/firstName&gt;&lt;middleNames&gt;In&lt;/middleNames&gt;&lt;lastName&gt;Kim&lt;/lastName&gt;&lt;/author&gt;&lt;author&gt;&lt;firstName&gt;Sjoerd&lt;/firstName&gt;&lt;middleNames&gt;J&lt;/middleNames&gt;&lt;lastName&gt;Vosse&lt;/lastName&gt;&lt;/author&gt;&lt;author&gt;&lt;lastName&gt;Wieringen&lt;/lastName&gt;&lt;nonDroppingParticle&gt;van&lt;/nonDroppingParticle&gt;&lt;firstName&gt;Wessel&lt;/firstName&gt;&lt;middleNames&gt;N&lt;/middleNames&gt;&lt;/author&gt;&lt;author&gt;&lt;firstName&gt;Saskia&lt;/firstName&gt;&lt;middleNames&gt;M&lt;/middleNames&gt;&lt;lastName&gt;Wilting&lt;/lastName&gt;&lt;/author&gt;&lt;author&gt;&lt;firstName&gt;Bauke&lt;/firstName&gt;&lt;lastName&gt;Ylstra&lt;/lastName&gt;&lt;/author&gt;&lt;/authors&gt;&lt;/publication&gt;&lt;/publications&gt;&lt;cites&gt;&lt;/cites&gt;&lt;/citation&gt;</w:instrText>
      </w:r>
      <w:r w:rsidR="00E563F7" w:rsidRPr="00E563F7">
        <w:rPr>
          <w:rFonts w:ascii="Arial" w:hAnsi="Arial" w:cs="Arial"/>
          <w:bCs/>
        </w:rPr>
        <w:fldChar w:fldCharType="separate"/>
      </w:r>
      <w:r w:rsidR="00E563F7" w:rsidRPr="00E563F7">
        <w:rPr>
          <w:rFonts w:ascii="Arial" w:hAnsi="Arial" w:cs="Arial"/>
          <w:bCs/>
        </w:rPr>
        <w:t>[16]</w:t>
      </w:r>
      <w:r w:rsidR="00E563F7" w:rsidRPr="00E563F7">
        <w:rPr>
          <w:rFonts w:ascii="Arial" w:hAnsi="Arial" w:cs="Arial"/>
          <w:bCs/>
        </w:rPr>
        <w:fldChar w:fldCharType="end"/>
      </w:r>
      <w:r w:rsidRPr="00E563F7">
        <w:rPr>
          <w:rFonts w:ascii="Arial" w:hAnsi="Arial" w:cs="Arial"/>
        </w:rPr>
        <w:t xml:space="preserve">. The mirrored allele frequencies of the heterozygous loci were segmented using piece-wise constant fitting (PCF) </w:t>
      </w:r>
      <w:r w:rsidR="00E563F7" w:rsidRPr="00E563F7">
        <w:rPr>
          <w:rFonts w:ascii="Arial" w:hAnsi="Arial" w:cs="Arial"/>
          <w:bCs/>
        </w:rPr>
        <w:fldChar w:fldCharType="begin"/>
      </w:r>
      <w:r w:rsidR="00E563F7" w:rsidRPr="00E563F7">
        <w:rPr>
          <w:rFonts w:ascii="Arial" w:hAnsi="Arial" w:cs="Arial"/>
          <w:bCs/>
        </w:rPr>
        <w:instrText xml:space="preserve"> ADDIN PAPERS2_CITATIONS &lt;citation&gt;&lt;uuid&gt;A59DB810-1A4A-4DED-90D6-4A13BD55CBBD&lt;/uuid&gt;&lt;priority&gt;15&lt;/priority&gt;&lt;publications&gt;&lt;publication&gt;&lt;volume&gt;13&lt;/volume&gt;&lt;publication_date&gt;99201212011200000000222000&lt;/publication_date&gt;&lt;number&gt;1&lt;/number&gt;&lt;doi&gt;10.1186/1471-2164-13-591&lt;/doi&gt;&lt;startpage&gt;591&lt;/startpage&gt;&lt;title&gt;Copynumber: Efficient algorithms for single- and multi-track copy number segmentation&lt;/title&gt;&lt;uuid&gt;6F647362-791D-4C9E-BE6B-D05762C850F0&lt;/uuid&gt;&lt;subtype&gt;400&lt;/subtype&gt;&lt;publisher&gt;BioMed Central&lt;/publisher&gt;&lt;type&gt;400&lt;/type&gt;&lt;url&gt;https://bmcgenomics.biomedcentral.com/articles/10.1186/1471-2164-13-591&lt;/url&gt;&lt;bundle&gt;&lt;publication&gt;&lt;publisher&gt;BioMed Central&lt;/publisher&gt;&lt;title&gt;BMC Genomics&lt;/title&gt;&lt;type&gt;-100&lt;/type&gt;&lt;subtype&gt;-100&lt;/subtype&gt;&lt;uuid&gt;7E7EA633-BBDD-40D8-9603-228DAE568EB7&lt;/uuid&gt;&lt;/publication&gt;&lt;/bundle&gt;&lt;authors&gt;&lt;author&gt;&lt;firstName&gt;Gro&lt;/firstName&gt;&lt;lastName&gt;Nilsen&lt;/lastName&gt;&lt;/author&gt;&lt;author&gt;&lt;firstName&gt;Knut&lt;/firstName&gt;&lt;lastName&gt;Liestøl&lt;/lastName&gt;&lt;/author&gt;&lt;author&gt;&lt;nonDroppingParticle&gt;Van&lt;/nonDroppingParticle&gt;&lt;firstName&gt;Peter&lt;/firstName&gt;&lt;lastName&gt;Loo&lt;/lastName&gt;&lt;/author&gt;&lt;author&gt;&lt;firstName&gt;Hans&lt;/firstName&gt;&lt;middleNames&gt;Kristian Moen&lt;/middleNames&gt;&lt;lastName&gt;Vollan&lt;/lastName&gt;&lt;/author&gt;&lt;author&gt;&lt;firstName&gt;Marianne&lt;/firstName&gt;&lt;middleNames&gt;B&lt;/middleNames&gt;&lt;lastName&gt;Eide&lt;/lastName&gt;&lt;/author&gt;&lt;author&gt;&lt;firstName&gt;Oscar&lt;/firstName&gt;&lt;middleNames&gt;M&lt;/middleNames&gt;&lt;lastName&gt;Rueda&lt;/lastName&gt;&lt;/author&gt;&lt;author&gt;&lt;firstName&gt;Suet-Feung&lt;/firstName&gt;&lt;lastName&gt;Chin&lt;/lastName&gt;&lt;/author&gt;&lt;author&gt;&lt;firstName&gt;Roslin&lt;/firstName&gt;&lt;lastName&gt;Russell&lt;/lastName&gt;&lt;/author&gt;&lt;author&gt;&lt;firstName&gt;Lars&lt;/firstName&gt;&lt;middleNames&gt;O&lt;/middleNames&gt;&lt;lastName&gt;Baumbusch&lt;/lastName&gt;&lt;/author&gt;&lt;author&gt;&lt;firstName&gt;Carlos&lt;/firstName&gt;&lt;lastName&gt;Caldas&lt;/lastName&gt;&lt;/author&gt;&lt;author&gt;&lt;firstName&gt;Anne-Lise&lt;/firstName&gt;&lt;lastName&gt;Børresen-Dale&lt;/lastName&gt;&lt;/author&gt;&lt;author&gt;&lt;firstName&gt;Ole&lt;/firstName&gt;&lt;middleNames&gt;Christian&lt;/middleNames&gt;&lt;lastName&gt;Lingjærde&lt;/lastName&gt;&lt;/author&gt;&lt;/authors&gt;&lt;/publication&gt;&lt;/publications&gt;&lt;cites&gt;&lt;/cites&gt;&lt;/citation&gt;</w:instrText>
      </w:r>
      <w:r w:rsidR="00E563F7" w:rsidRPr="00E563F7">
        <w:rPr>
          <w:rFonts w:ascii="Arial" w:hAnsi="Arial" w:cs="Arial"/>
          <w:bCs/>
        </w:rPr>
        <w:fldChar w:fldCharType="separate"/>
      </w:r>
      <w:r w:rsidR="00E563F7" w:rsidRPr="00E563F7">
        <w:rPr>
          <w:rFonts w:ascii="Arial" w:hAnsi="Arial" w:cs="Arial"/>
          <w:bCs/>
        </w:rPr>
        <w:t>[17]</w:t>
      </w:r>
      <w:r w:rsidR="00E563F7" w:rsidRPr="00E563F7">
        <w:rPr>
          <w:rFonts w:ascii="Arial" w:hAnsi="Arial" w:cs="Arial"/>
          <w:bCs/>
        </w:rPr>
        <w:fldChar w:fldCharType="end"/>
      </w:r>
      <w:r w:rsidRPr="00E563F7">
        <w:rPr>
          <w:rFonts w:ascii="Arial" w:hAnsi="Arial" w:cs="Arial"/>
        </w:rPr>
        <w:t xml:space="preserve">. If BAF values in segments are considered not to be drawn from a normal distribution expected in allele balance (BAF = 0.5, Kolmogorov-Smirnov test, p &lt; 0.05), a two-component Gaussian mixture model was fitted to the B-allele frequency (BAF) values of the segment utilising mixtools version 1.0.4 </w:t>
      </w:r>
      <w:r w:rsidR="00E563F7" w:rsidRPr="00E563F7">
        <w:rPr>
          <w:rFonts w:ascii="Arial" w:hAnsi="Arial" w:cs="Arial"/>
          <w:bCs/>
        </w:rPr>
        <w:fldChar w:fldCharType="begin"/>
      </w:r>
      <w:r w:rsidR="00E563F7" w:rsidRPr="00E563F7">
        <w:rPr>
          <w:rFonts w:ascii="Arial" w:hAnsi="Arial" w:cs="Arial"/>
          <w:bCs/>
        </w:rPr>
        <w:instrText xml:space="preserve"> ADDIN PAPERS2_CITATIONS &lt;citation&gt;&lt;uuid&gt;948B827A-90DB-4481-8F9A-B2ACDCED9D51&lt;/uuid&gt;&lt;priority&gt;16&lt;/priority&gt;&lt;publications&gt;&lt;publication&gt;&lt;volume&gt;32&lt;/volume&gt;&lt;publication_date&gt;99200900001200000000200000&lt;/publication_date&gt;&lt;number&gt;6&lt;/number&gt;&lt;doi&gt;10.18637/jss.v032.i06&lt;/doi&gt;&lt;title&gt;mixtools: An RPackage for Analyzing Finite Mixture Models&lt;/title&gt;&lt;uuid&gt;EFC0F96E-FD0C-4937-B692-D458363249C1&lt;/uuid&gt;&lt;subtype&gt;400&lt;/subtype&gt;&lt;type&gt;400&lt;/type&gt;&lt;url&gt;http://www.jstatsoft.org/v32/i06/&lt;/url&gt;&lt;bundle&gt;&lt;publication&gt;&lt;title&gt;Journal of Statistical Software&lt;/title&gt;&lt;type&gt;-100&lt;/type&gt;&lt;subtype&gt;-100&lt;/subtype&gt;&lt;uuid&gt;2602696E-5AD7-4147-B0BB-FAE25A5CB913&lt;/uuid&gt;&lt;/publication&gt;&lt;/bundle&gt;&lt;authors&gt;&lt;author&gt;&lt;firstName&gt;Tatiana&lt;/firstName&gt;&lt;lastName&gt;Benaglia&lt;/lastName&gt;&lt;/author&gt;&lt;author&gt;&lt;firstName&gt;Didier&lt;/firstName&gt;&lt;lastName&gt;Chauveau&lt;/lastName&gt;&lt;/author&gt;&lt;author&gt;&lt;firstName&gt;David&lt;/firstName&gt;&lt;middleNames&gt;R&lt;/middleNames&gt;&lt;lastName&gt;Hunter&lt;/lastName&gt;&lt;/author&gt;&lt;author&gt;&lt;firstName&gt;Derek&lt;/firstName&gt;&lt;lastName&gt;Young&lt;/lastName&gt;&lt;/author&gt;&lt;/authors&gt;&lt;/publication&gt;&lt;/publications&gt;&lt;cites&gt;&lt;/cites&gt;&lt;/citation&gt;</w:instrText>
      </w:r>
      <w:r w:rsidR="00E563F7" w:rsidRPr="00E563F7">
        <w:rPr>
          <w:rFonts w:ascii="Arial" w:hAnsi="Arial" w:cs="Arial"/>
          <w:bCs/>
        </w:rPr>
        <w:fldChar w:fldCharType="separate"/>
      </w:r>
      <w:r w:rsidR="00E563F7" w:rsidRPr="00E563F7">
        <w:rPr>
          <w:rFonts w:ascii="Arial" w:hAnsi="Arial" w:cs="Arial"/>
          <w:bCs/>
        </w:rPr>
        <w:t>[18]</w:t>
      </w:r>
      <w:r w:rsidR="00E563F7" w:rsidRPr="00E563F7">
        <w:rPr>
          <w:rFonts w:ascii="Arial" w:hAnsi="Arial" w:cs="Arial"/>
          <w:bCs/>
        </w:rPr>
        <w:fldChar w:fldCharType="end"/>
      </w:r>
      <w:r w:rsidRPr="00E563F7">
        <w:rPr>
          <w:rFonts w:ascii="Arial" w:hAnsi="Arial" w:cs="Arial"/>
        </w:rPr>
        <w:t>, in order to estimate BAFs representative</w:t>
      </w:r>
      <w:r w:rsidRPr="00134F1C">
        <w:rPr>
          <w:rFonts w:ascii="Arial" w:hAnsi="Arial" w:cs="Arial"/>
        </w:rPr>
        <w:t xml:space="preserve"> of the major allele. Major allele BAF and the LRR of the genome segments were used as input for ASCAT to estimate tumour purity and ploidy, limiting the minimum purity of the solution to the lower 95% binomial confidence limit (Wilson method) of a PCDM purity estimate ad</w:t>
      </w:r>
      <w:r w:rsidRPr="005326D2">
        <w:rPr>
          <w:rFonts w:ascii="Arial" w:hAnsi="Arial" w:cs="Arial"/>
        </w:rPr>
        <w:t xml:space="preserve">justed for a tetraploid solution. Ploidy parameter space was restricted in tumours manually determined to have high ploidy states, additionally purity and ploidy was preset if a solution was not determined. The purity and ploidy of the ASCAT solution was used to assess the clonality of each segment using the Battenberg methodology </w:t>
      </w:r>
      <w:r w:rsidR="00E563F7">
        <w:rPr>
          <w:rFonts w:ascii="Arial" w:hAnsi="Arial" w:cs="Arial"/>
          <w:bCs/>
        </w:rPr>
        <w:fldChar w:fldCharType="begin"/>
      </w:r>
      <w:r w:rsidR="00E563F7">
        <w:rPr>
          <w:rFonts w:ascii="Arial" w:hAnsi="Arial" w:cs="Arial"/>
          <w:bCs/>
        </w:rPr>
        <w:instrText xml:space="preserve"> ADDIN PAPERS2_CITATIONS &lt;citation&gt;&lt;uuid&gt;05A4ACE9-64B7-45DA-8D26-43632DDCE9E8&lt;/uuid&gt;&lt;priority&gt;17&lt;/priority&gt;&lt;publications&gt;&lt;publication&gt;&lt;uuid&gt;F50FBB38-15C8-4703-AEE0-6EDFC6AA6747&lt;/uuid&gt;&lt;volume&gt;149&lt;/volume&gt;&lt;accepted_date&gt;99201204291200000000222000&lt;/accepted_date&gt;&lt;doi&gt;10.1016/j.cell.2012.04.023&lt;/doi&gt;&lt;startpage&gt;994&lt;/startpage&gt;&lt;revision_date&gt;99201203131200000000222000&lt;/revision_date&gt;&lt;publication_date&gt;99201205251200000000222000&lt;/publication_date&gt;&lt;url&gt;http://eutils.ncbi.nlm.nih.gov/entrez/eutils/elink.fcgi?dbfrom=pubmed&amp;amp;id=22608083&amp;amp;retmode=ref&amp;amp;cmd=prlinks&lt;/url&gt;&lt;type&gt;400&lt;/type&gt;&lt;title&gt;The life history of 21 breast cancers.&lt;/title&gt;&lt;location&gt;&amp;lt;!DOCTYPE html&amp;gt;</w:instrText>
      </w:r>
    </w:p>
    <w:p w14:paraId="1A82C547" w14:textId="77777777" w:rsidR="00E563F7" w:rsidRDefault="00E563F7" w:rsidP="00134F1C">
      <w:pPr>
        <w:rPr>
          <w:rFonts w:ascii="Arial" w:hAnsi="Arial" w:cs="Arial"/>
          <w:bCs/>
        </w:rPr>
      </w:pPr>
      <w:r>
        <w:rPr>
          <w:rFonts w:ascii="Arial" w:hAnsi="Arial" w:cs="Arial"/>
          <w:bCs/>
        </w:rPr>
        <w:instrText>&amp;lt;html lang=en&amp;gt;</w:instrText>
      </w:r>
    </w:p>
    <w:p w14:paraId="4431475B" w14:textId="77777777" w:rsidR="00E563F7" w:rsidRDefault="00E563F7" w:rsidP="00134F1C">
      <w:pPr>
        <w:rPr>
          <w:rFonts w:ascii="Arial" w:hAnsi="Arial" w:cs="Arial"/>
          <w:bCs/>
        </w:rPr>
      </w:pPr>
      <w:r>
        <w:rPr>
          <w:rFonts w:ascii="Arial" w:hAnsi="Arial" w:cs="Arial"/>
          <w:bCs/>
        </w:rPr>
        <w:instrText xml:space="preserve">  &amp;lt;meta charset=utf-8&amp;gt;</w:instrText>
      </w:r>
    </w:p>
    <w:p w14:paraId="6868E81B" w14:textId="77777777" w:rsidR="00E563F7" w:rsidRDefault="00E563F7" w:rsidP="00134F1C">
      <w:pPr>
        <w:rPr>
          <w:rFonts w:ascii="Arial" w:hAnsi="Arial" w:cs="Arial"/>
          <w:bCs/>
        </w:rPr>
      </w:pPr>
      <w:r>
        <w:rPr>
          <w:rFonts w:ascii="Arial" w:hAnsi="Arial" w:cs="Arial"/>
          <w:bCs/>
        </w:rPr>
        <w:instrText xml:space="preserve">  &amp;lt;meta name=viewport content="initial-scale=1, minimum-scale=1, width=device-width"&amp;gt;</w:instrText>
      </w:r>
    </w:p>
    <w:p w14:paraId="7C50F868" w14:textId="77777777" w:rsidR="00E563F7" w:rsidRDefault="00E563F7" w:rsidP="00134F1C">
      <w:pPr>
        <w:rPr>
          <w:rFonts w:ascii="Arial" w:hAnsi="Arial" w:cs="Arial"/>
          <w:bCs/>
        </w:rPr>
      </w:pPr>
      <w:r>
        <w:rPr>
          <w:rFonts w:ascii="Arial" w:hAnsi="Arial" w:cs="Arial"/>
          <w:bCs/>
        </w:rPr>
        <w:instrText xml:space="preserve">  &amp;lt;title&amp;gt;Error 404 (Not Found)!!1&amp;lt;/title&amp;gt;</w:instrText>
      </w:r>
    </w:p>
    <w:p w14:paraId="1D494F20" w14:textId="77777777" w:rsidR="00E563F7" w:rsidRDefault="00E563F7" w:rsidP="00134F1C">
      <w:pPr>
        <w:rPr>
          <w:rFonts w:ascii="Arial" w:hAnsi="Arial" w:cs="Arial"/>
          <w:bCs/>
        </w:rPr>
      </w:pPr>
      <w:r>
        <w:rPr>
          <w:rFonts w:ascii="Arial" w:hAnsi="Arial" w:cs="Arial"/>
          <w:bCs/>
        </w:rPr>
        <w:instrText xml:space="preserve">  &amp;lt;style&amp;gt;</w:instrText>
      </w:r>
    </w:p>
    <w:p w14:paraId="6A4F7C9D" w14:textId="77777777" w:rsidR="00E563F7" w:rsidRDefault="00E563F7" w:rsidP="00134F1C">
      <w:pPr>
        <w:rPr>
          <w:rFonts w:ascii="Arial" w:hAnsi="Arial" w:cs="Arial"/>
          <w:bCs/>
        </w:rPr>
      </w:pPr>
      <w:r>
        <w:rPr>
          <w:rFonts w:ascii="Arial" w:hAnsi="Arial" w:cs="Arial"/>
          <w:bCs/>
        </w:rPr>
        <w:instrText xml:space="preserve">    *{margin:0;padding:0}html,code{font:15px/22px arial,sans-serif}html{background:#fff;color:#222;padding:15px}body{margin:7% auto 0;max-width:390px;min-height:180px;padding:30px 0 15px}* &amp;gt; body{background:url(//www.google.com/images/errors/robot.png) 100% 5px no-repeat;padding-right:205px}p{margin:11px 0 22px;overflow:hidden}ins{color:#777;text-decoration:none}a img{border:0}@media screen and (max-width:772px){body{background:none;margin-top:0;max-width:none;padding-right:0}}#logo{background:url(//www.google.com/images/branding/googlelogo/1x/googlelogo_color_150x54dp.png) no-repeat;margin-left:-5px}@media only screen and (min-resolution:192dpi){#logo{background:url(//www.google.com/images/branding/googlelogo/2x/googlelogo_color_150x54dp.png) no-repeat 0% 0%/100% 100%;-moz-border-image:url(//www.google.com/images/branding/googlelogo/2x/googlelogo_color_150x54dp.png) 0}}@media only screen and (-webkit-min-device-pixel-ratio:2){#logo{background:url(//www.google.com/images/branding/googlelogo/2x/googlelogo_color_150x54dp.png) no-repeat;-webkit-background-size:100% 100%}}#logo{display:inline-block;height:54px;width:150px}</w:instrText>
      </w:r>
    </w:p>
    <w:p w14:paraId="178F6C28" w14:textId="77777777" w:rsidR="00E563F7" w:rsidRDefault="00E563F7" w:rsidP="00134F1C">
      <w:pPr>
        <w:rPr>
          <w:rFonts w:ascii="Arial" w:hAnsi="Arial" w:cs="Arial"/>
          <w:bCs/>
        </w:rPr>
      </w:pPr>
      <w:r>
        <w:rPr>
          <w:rFonts w:ascii="Arial" w:hAnsi="Arial" w:cs="Arial"/>
          <w:bCs/>
        </w:rPr>
        <w:instrText xml:space="preserve">  &amp;lt;/style&amp;gt;</w:instrText>
      </w:r>
    </w:p>
    <w:p w14:paraId="2E704AD4" w14:textId="77777777" w:rsidR="00E563F7" w:rsidRDefault="00E563F7" w:rsidP="00134F1C">
      <w:pPr>
        <w:rPr>
          <w:rFonts w:ascii="Arial" w:hAnsi="Arial" w:cs="Arial"/>
          <w:bCs/>
        </w:rPr>
      </w:pPr>
      <w:r>
        <w:rPr>
          <w:rFonts w:ascii="Arial" w:hAnsi="Arial" w:cs="Arial"/>
          <w:bCs/>
        </w:rPr>
        <w:instrText xml:space="preserve">  &amp;lt;a href=//www.google.com/&amp;gt;&amp;lt;span id=logo aria-label=Google&amp;gt;&amp;lt;/span&amp;gt;&amp;lt;/a&amp;gt;</w:instrText>
      </w:r>
    </w:p>
    <w:p w14:paraId="2CDCA0A5" w14:textId="77777777" w:rsidR="00E563F7" w:rsidRDefault="00E563F7" w:rsidP="00134F1C">
      <w:pPr>
        <w:rPr>
          <w:rFonts w:ascii="Arial" w:hAnsi="Arial" w:cs="Arial"/>
          <w:bCs/>
        </w:rPr>
      </w:pPr>
      <w:r>
        <w:rPr>
          <w:rFonts w:ascii="Arial" w:hAnsi="Arial" w:cs="Arial"/>
          <w:bCs/>
        </w:rPr>
        <w:instrText xml:space="preserve">  &amp;lt;p&amp;gt;&amp;lt;b&amp;gt;404.&amp;lt;/b&amp;gt; &amp;lt;ins&amp;gt;That’s an error.&amp;lt;/ins&amp;gt;</w:instrText>
      </w:r>
    </w:p>
    <w:p w14:paraId="596971DF" w14:textId="77777777" w:rsidR="00E563F7" w:rsidRDefault="00E563F7" w:rsidP="00134F1C">
      <w:pPr>
        <w:rPr>
          <w:rFonts w:ascii="Arial" w:hAnsi="Arial" w:cs="Arial"/>
          <w:bCs/>
        </w:rPr>
      </w:pPr>
      <w:r>
        <w:rPr>
          <w:rFonts w:ascii="Arial" w:hAnsi="Arial" w:cs="Arial"/>
          <w:bCs/>
        </w:rPr>
        <w:instrText xml:space="preserve">  &amp;lt;p&amp;gt;The requested URL &amp;lt;code&amp;gt;/maps/geo&amp;lt;/code&amp;gt; was not found on this server.  &amp;lt;ins&amp;gt;That’s all we know.&amp;lt;/ins&amp;gt;</w:instrText>
      </w:r>
    </w:p>
    <w:p w14:paraId="5B08D46A" w14:textId="30692F3E" w:rsidR="00134F1C" w:rsidRPr="00134F1C" w:rsidRDefault="00E563F7" w:rsidP="00134F1C">
      <w:pPr>
        <w:rPr>
          <w:rFonts w:ascii="Arial" w:hAnsi="Arial" w:cs="Arial"/>
          <w:highlight w:val="yellow"/>
        </w:rPr>
      </w:pPr>
      <w:r>
        <w:rPr>
          <w:rFonts w:ascii="Arial" w:hAnsi="Arial" w:cs="Arial"/>
          <w:bCs/>
        </w:rPr>
        <w:instrText>&lt;/location&gt;&lt;submission_date&gt;99201112141200000000222000&lt;/submission_date&gt;&lt;number&gt;5&lt;/number&gt;&lt;institution&gt;Cancer Genome Project, Wellcome Trust Sanger Institute, Hinxton CB10 1SA, UK.&lt;/institution&gt;&lt;subtype&gt;400&lt;/subtype&gt;&lt;endpage&gt;1007&lt;/endpage&gt;&lt;bundle&gt;&lt;publication&gt;&lt;publisher&gt;NIH Public Access&lt;/publisher&gt;&lt;url&gt;http://www.sciencedirect.com&lt;/url&gt;&lt;title&gt;Cell&lt;/title&gt;&lt;type&gt;-100&lt;/type&gt;&lt;subtype&gt;-100&lt;/subtype&gt;&lt;uuid&gt;F1EE504D-9622-4D25-9CF1-285B29C89588&lt;/uuid&gt;&lt;/publication&gt;&lt;/bundle&gt;&lt;authors&gt;&lt;author&gt;&lt;firstName&gt;Serena&lt;/firstName&gt;&lt;lastName&gt;Nik-Zainal&lt;/lastName&gt;&lt;/author&gt;&lt;author&gt;&lt;nonDroppingParticle&gt;Van&lt;/nonDroppingParticle&gt;&lt;firstName&gt;Peter&lt;/firstName&gt;&lt;lastName&gt;Loo&lt;/lastName&gt;&lt;/author&gt;&lt;author&gt;&lt;firstName&gt;David&lt;/firstName&gt;&lt;middleNames&gt;C&lt;/middleNames&gt;&lt;lastName&gt;Wedge&lt;/lastName&gt;&lt;/author&gt;&lt;author&gt;&lt;firstName&gt;Ludmil&lt;/firstName&gt;&lt;middleNames&gt;B&lt;/middleNames&gt;&lt;lastName&gt;Alexandrov&lt;/lastName&gt;&lt;/author&gt;&lt;author&gt;&lt;firstName&gt;Christopher&lt;/firstName&gt;&lt;middleNames&gt;D&lt;/middleNames&gt;&lt;lastName&gt;Greenman&lt;/lastName&gt;&lt;/author&gt;&lt;author&gt;&lt;firstName&gt;King&lt;/firstName&gt;&lt;middleNames&gt;Wai&lt;/middleNames&gt;&lt;lastName&gt;Lau&lt;/lastName&gt;&lt;/author&gt;&lt;author&gt;&lt;firstName&gt;Keiran&lt;/firstName&gt;&lt;lastName&gt;Raine&lt;/lastName&gt;&lt;/author&gt;&lt;author&gt;&lt;firstName&gt;David&lt;/firstName&gt;&lt;lastName&gt;Jones&lt;/lastName&gt;&lt;/author&gt;&lt;author&gt;&lt;firstName&gt;John&lt;/firstName&gt;&lt;lastName&gt;Marshall&lt;/lastName&gt;&lt;/author&gt;&lt;author&gt;&lt;firstName&gt;Manasa&lt;/firstName&gt;&lt;lastName&gt;Ramakrishna&lt;/lastName&gt;&lt;/author&gt;&lt;author&gt;&lt;firstName&gt;Adam&lt;/firstName&gt;&lt;lastName&gt;Shlien&lt;/lastName&gt;&lt;/author&gt;&lt;author&gt;&lt;firstName&gt;Susanna&lt;/firstName&gt;&lt;middleNames&gt;L&lt;/middleNames&gt;&lt;lastName&gt;Cooke&lt;/lastName&gt;&lt;/author&gt;&lt;author&gt;&lt;firstName&gt;Jonathan&lt;/firstName&gt;&lt;lastName&gt;Hinton&lt;/lastName&gt;&lt;/author&gt;&lt;author&gt;&lt;firstName&gt;Andrew&lt;/firstName&gt;&lt;lastName&gt;Menzies&lt;/lastName&gt;&lt;/author&gt;&lt;author&gt;&lt;firstName&gt;Lucy&lt;/firstName&gt;&lt;middleNames&gt;A&lt;/middleNames&gt;&lt;lastName&gt;Stebbings&lt;/lastName&gt;&lt;/author&gt;&lt;author&gt;&lt;firstName&gt;Catherine&lt;/firstName&gt;&lt;lastName&gt;Leroy&lt;/lastName&gt;&lt;/author&gt;&lt;author&gt;&lt;firstName&gt;Mingming&lt;/firstName&gt;&lt;lastName&gt;Jia&lt;/lastName&gt;&lt;/author&gt;&lt;author&gt;&lt;firstName&gt;Richard&lt;/firstName&gt;&lt;lastName&gt;Rance&lt;/lastName&gt;&lt;/author&gt;&lt;author&gt;&lt;firstName&gt;Laura&lt;/firstName&gt;&lt;middleNames&gt;J&lt;/middleNames&gt;&lt;lastName&gt;Mudie&lt;/lastName&gt;&lt;/author&gt;&lt;author&gt;&lt;firstName&gt;Stephen&lt;/firstName&gt;&lt;middleNames&gt;J&lt;/middleNames&gt;&lt;lastName&gt;Gamble&lt;/lastName&gt;&lt;/author&gt;&lt;author&gt;&lt;firstName&gt;Philip&lt;/firstName&gt;&lt;middleNames&gt;J&lt;/middleNames&gt;&lt;lastName&gt;Stephens&lt;/lastName&gt;&lt;/author&gt;&lt;author&gt;&lt;firstName&gt;Stuart&lt;/firstName&gt;&lt;lastName&gt;McLaren&lt;/lastName&gt;&lt;/author&gt;&lt;author&gt;&lt;firstName&gt;Patrick&lt;/firstName&gt;&lt;middleNames&gt;S&lt;/middleNames&gt;&lt;lastName&gt;Tarpey&lt;/lastName&gt;&lt;/author&gt;&lt;author&gt;&lt;firstName&gt;Elli&lt;/firstName&gt;&lt;lastName&gt;Papaemmanuil&lt;/lastName&gt;&lt;/author&gt;&lt;author&gt;&lt;firstName&gt;Helen&lt;/firstName&gt;&lt;middleNames&gt;R&lt;/middleNames&gt;&lt;lastName&gt;Davies&lt;/lastName&gt;&lt;/author&gt;&lt;author&gt;&lt;firstName&gt;Ignacio&lt;/firstName&gt;&lt;lastName&gt;Varela&lt;/lastName&gt;&lt;/author&gt;&lt;author&gt;&lt;firstName&gt;David&lt;/firstName&gt;&lt;middleNames&gt;J&lt;/middleNames&gt;&lt;lastName&gt;McBride&lt;/lastName&gt;&lt;/author&gt;&lt;author&gt;&lt;firstName&gt;Graham&lt;/firstName&gt;&lt;middleNames&gt;R&lt;/middleNames&gt;&lt;lastName&gt;Bignell&lt;/lastName&gt;&lt;/author&gt;&lt;author&gt;&lt;firstName&gt;Kenric&lt;/firstName&gt;&lt;lastName&gt;Leung&lt;/lastName&gt;&lt;/author&gt;&lt;author&gt;&lt;firstName&gt;Adam&lt;/firstName&gt;&lt;middleNames&gt;P&lt;/middleNames&gt;&lt;lastName&gt;Butler&lt;/lastName&gt;&lt;/author&gt;&lt;author&gt;&lt;firstName&gt;Jon&lt;/firstName&gt;&lt;middleNames&gt;W&lt;/middleNames&gt;&lt;lastName&gt;Teague&lt;/lastName&gt;&lt;/author&gt;&lt;author&gt;&lt;firstName&gt;Sancha&lt;/firstName&gt;&lt;lastName&gt;Martin&lt;/lastName&gt;&lt;/author&gt;&lt;author&gt;&lt;firstName&gt;Goran&lt;/firstName&gt;&lt;lastName&gt;Jönsson&lt;/lastName&gt;&lt;/author&gt;&lt;author&gt;&lt;firstName&gt;Odette&lt;/firstName&gt;&lt;lastName&gt;Mariani&lt;/lastName&gt;&lt;/author&gt;&lt;author&gt;&lt;firstName&gt;Sandrine&lt;/firstName&gt;&lt;lastName&gt;Boyault&lt;/lastName&gt;&lt;/author&gt;&lt;author&gt;&lt;firstName&gt;Penelope&lt;/firstName&gt;&lt;lastName&gt;Miron&lt;/lastName&gt;&lt;/author&gt;&lt;author&gt;&lt;firstName&gt;Aquila&lt;/firstName&gt;&lt;lastName&gt;Fatima&lt;/lastName&gt;&lt;/author&gt;&lt;author&gt;&lt;firstName&gt;Anita&lt;/firstName&gt;&lt;lastName&gt;Langerød&lt;/lastName&gt;&lt;/author&gt;&lt;author&gt;&lt;firstName&gt;Samuel&lt;/firstName&gt;&lt;middleNames&gt;A J R&lt;/middleNames&gt;&lt;lastName&gt;Aparicio&lt;/lastName&gt;&lt;/author&gt;&lt;author&gt;&lt;firstName&gt;Andrew&lt;/firstName&gt;&lt;lastName&gt;Tutt&lt;/lastName&gt;&lt;/author&gt;&lt;author&gt;&lt;firstName&gt;Anieta&lt;/firstName&gt;&lt;middleNames&gt;M&lt;/middleNames&gt;&lt;lastName&gt;Sieuwerts&lt;/lastName&gt;&lt;/author&gt;&lt;author&gt;&lt;firstName&gt;Åke&lt;/firstName&gt;&lt;lastName&gt;Borg&lt;/lastName&gt;&lt;/author&gt;&lt;author&gt;&lt;firstName&gt;Gilles&lt;/firstName&gt;&lt;lastName&gt;Thomas&lt;/lastName&gt;&lt;/author&gt;&lt;author&gt;&lt;firstName&gt;Anne&lt;/firstName&gt;&lt;middleNames&gt;Vincent&lt;/middleNames&gt;&lt;lastName&gt;Salomon&lt;/lastName&gt;&lt;/author&gt;&lt;author&gt;&lt;firstName&gt;Andrea&lt;/firstName&gt;&lt;middleNames&gt;L&lt;/middleNames&gt;&lt;lastName&gt;Richardson&lt;/lastName&gt;&lt;/author&gt;&lt;author&gt;&lt;firstName&gt;Anne-Lise&lt;/firstName&gt;&lt;lastName&gt;Børresen-Dale&lt;/lastName&gt;&lt;/author&gt;&lt;author&gt;&lt;firstName&gt;P&lt;/firstName&gt;&lt;middleNames&gt;Andrew&lt;/middleNames&gt;&lt;lastName&gt;Futreal&lt;/lastName&gt;&lt;/author&gt;&lt;author&gt;&lt;firstName&gt;Michael&lt;/firstName&gt;&lt;middleNames&gt;R&lt;/middleNames&gt;&lt;lastName&gt;Stratton&lt;/lastName&gt;&lt;/author&gt;&lt;author&gt;&lt;firstName&gt;Peter&lt;/firstName&gt;&lt;middleNames&gt;J&lt;/middleNames&gt;&lt;lastName&gt;Campbell&lt;/lastName&gt;&lt;/author&gt;&lt;author&gt;&lt;lastName&gt;Breast Cancer Working Group of the International Cancer Genome Consortium&lt;/lastName&gt;&lt;/author&gt;&lt;/authors&gt;&lt;/publication&gt;&lt;/publications&gt;&lt;cites&gt;&lt;/cites&gt;&lt;/citation&gt;</w:instrText>
      </w:r>
      <w:r>
        <w:rPr>
          <w:rFonts w:ascii="Arial" w:hAnsi="Arial" w:cs="Arial"/>
          <w:bCs/>
        </w:rPr>
        <w:fldChar w:fldCharType="separate"/>
      </w:r>
      <w:r>
        <w:rPr>
          <w:rFonts w:ascii="Arial" w:hAnsi="Arial" w:cs="Arial"/>
          <w:b/>
          <w:bCs/>
        </w:rPr>
        <w:t>[19]</w:t>
      </w:r>
      <w:r>
        <w:rPr>
          <w:rFonts w:ascii="Arial" w:hAnsi="Arial" w:cs="Arial"/>
          <w:bCs/>
        </w:rPr>
        <w:fldChar w:fldCharType="end"/>
      </w:r>
      <w:r w:rsidR="00134F1C" w:rsidRPr="00134F1C">
        <w:rPr>
          <w:rFonts w:ascii="Arial" w:hAnsi="Arial" w:cs="Arial"/>
        </w:rPr>
        <w:t>. If a segment was considered subclonal, the copy number state with the highest prevalence was taken.</w:t>
      </w:r>
    </w:p>
    <w:p w14:paraId="18529FC2" w14:textId="77777777" w:rsidR="004D4A22" w:rsidRPr="005326D2" w:rsidRDefault="004D4A22" w:rsidP="00156689">
      <w:pPr>
        <w:rPr>
          <w:rFonts w:ascii="Arial" w:hAnsi="Arial" w:cs="Arial"/>
          <w:highlight w:val="yellow"/>
        </w:rPr>
      </w:pPr>
    </w:p>
    <w:p w14:paraId="11DE4BF3" w14:textId="6B1B34F1" w:rsidR="00E563F7" w:rsidRPr="00E563F7" w:rsidRDefault="004D4A22" w:rsidP="00156689">
      <w:pPr>
        <w:rPr>
          <w:rFonts w:ascii="Arial" w:eastAsia="Arial" w:hAnsi="Arial" w:cs="Arial"/>
          <w:highlight w:val="yellow"/>
        </w:rPr>
      </w:pPr>
      <w:commentRangeStart w:id="146"/>
      <w:r w:rsidRPr="00E563F7">
        <w:rPr>
          <w:rFonts w:ascii="Arial" w:hAnsi="Arial" w:cs="Arial"/>
          <w:highlight w:val="yellow"/>
          <w:u w:val="single"/>
        </w:rPr>
        <w:t xml:space="preserve">Identification and validation of somatic variants: </w:t>
      </w:r>
      <w:r w:rsidRPr="00E563F7">
        <w:rPr>
          <w:rFonts w:ascii="Arial" w:hAnsi="Arial" w:cs="Arial"/>
          <w:highlight w:val="yellow"/>
        </w:rPr>
        <w:t>adapter trimming was performed with</w:t>
      </w:r>
      <w:r w:rsidRPr="00E563F7">
        <w:rPr>
          <w:rFonts w:ascii="Arial" w:eastAsia="Arial" w:hAnsi="Arial" w:cs="Arial"/>
          <w:highlight w:val="yellow"/>
        </w:rPr>
        <w:t xml:space="preserve"> </w:t>
      </w:r>
      <w:commentRangeEnd w:id="146"/>
      <w:r w:rsidR="00E563F7">
        <w:rPr>
          <w:rStyle w:val="CommentReference"/>
        </w:rPr>
        <w:commentReference w:id="146"/>
      </w:r>
      <w:r w:rsidRPr="00E563F7">
        <w:rPr>
          <w:rFonts w:ascii="Arial" w:eastAsia="Arial" w:hAnsi="Arial" w:cs="Arial"/>
          <w:highlight w:val="yellow"/>
        </w:rPr>
        <w:t>Skewer v</w:t>
      </w:r>
      <w:r w:rsidRPr="00E563F7">
        <w:rPr>
          <w:rFonts w:ascii="Arial" w:hAnsi="Arial" w:cs="Arial"/>
          <w:highlight w:val="yellow"/>
          <w:lang w:val="en-US"/>
        </w:rPr>
        <w:t>0.1.126</w:t>
      </w:r>
      <w:r w:rsidR="00134F1C" w:rsidRPr="00E563F7">
        <w:rPr>
          <w:rFonts w:ascii="Arial" w:hAnsi="Arial" w:cs="Arial"/>
          <w:highlight w:val="yellow"/>
          <w:lang w:val="en-US"/>
        </w:rPr>
        <w:t xml:space="preserve"> </w:t>
      </w:r>
      <w:r w:rsidRPr="00E563F7">
        <w:rPr>
          <w:rFonts w:ascii="Arial" w:hAnsi="Arial" w:cs="Arial"/>
          <w:highlight w:val="yellow"/>
          <w:lang w:val="en-US"/>
        </w:rPr>
        <w:fldChar w:fldCharType="begin"/>
      </w:r>
      <w:r w:rsidR="00E563F7" w:rsidRPr="00E563F7">
        <w:rPr>
          <w:rFonts w:ascii="Arial" w:hAnsi="Arial" w:cs="Arial"/>
          <w:highlight w:val="yellow"/>
          <w:lang w:val="en-US"/>
        </w:rPr>
        <w:instrText xml:space="preserve"> ADDIN PAPERS2_CITATIONS &lt;citation&gt;&lt;uuid&gt;E9A9FD4C-E42D-4B96-B1B4-1DCC1BA69438&lt;/uuid&gt;&lt;priority&gt;17&lt;/priority&gt;&lt;publications&gt;&lt;publication&gt;&lt;uuid&gt;DC1F6D77-F862-4045-83FB-72180164B416&lt;/uuid&gt;&lt;volume&gt;15&lt;/volume&gt;&lt;accepted_date&gt;99201406091200000000222000&lt;/accepted_date&gt;&lt;doi&gt;10.1186/1471-2105-15-182&lt;/doi&gt;&lt;startpage&gt;182&lt;/startpage&gt;&lt;publication_date&gt;99201400001200000000200000&lt;/publication_date&gt;&lt;url&gt;http://eutils.ncbi.nlm.nih.gov/entrez/eutils/elink.fcgi?dbfrom=pubmed&amp;amp;id=24925680&amp;amp;retmode=ref&amp;amp;cmd=prlinks&lt;/url&gt;&lt;type&gt;400&lt;/type&gt;&lt;title&gt;Skewer: a fast and accurate adapter trimmer for next-generation sequencing paired-end reads.&lt;/title&gt;&lt;submission_date&gt;99201403231200000000222000&lt;/submission_date&gt;&lt;institution&gt;Institute of Plant Quarantine Research, Chinese Academy of Inspection and Quarantine, Huixinli 241, Beijing, 100029 China. hongshan.jiang@gmail.com.&lt;/institution&gt;&lt;subtype&gt;400&lt;/subtype&gt;&lt;bundle&gt;&lt;publication&gt;&lt;publisher&gt;BioMed Central Ltd&lt;/publisher&gt;&lt;url&gt;http://www.biomedcentral.com&lt;/url&gt;&lt;title&gt;BMC bioinformatics&lt;/title&gt;&lt;type&gt;-100&lt;/type&gt;&lt;subtype&gt;-100&lt;/subtype&gt;&lt;uuid&gt;3EE0873E-22D6-4C77-988B-EF88C595F867&lt;/uuid&gt;&lt;/publication&gt;&lt;/bundle&gt;&lt;authors&gt;&lt;author&gt;&lt;firstName&gt;Hongshan&lt;/firstName&gt;&lt;lastName&gt;Jiang&lt;/lastName&gt;&lt;/author&gt;&lt;author&gt;&lt;firstName&gt;Rong&lt;/firstName&gt;&lt;lastName&gt;Lei&lt;/lastName&gt;&lt;/author&gt;&lt;author&gt;&lt;firstName&gt;Shou-Wei&lt;/firstName&gt;&lt;lastName&gt;Ding&lt;/lastName&gt;&lt;/author&gt;&lt;author&gt;&lt;firstName&gt;Shuifang&lt;/firstName&gt;&lt;lastName&gt;Zhu&lt;/lastName&gt;&lt;/author&gt;&lt;/authors&gt;&lt;/publication&gt;&lt;/publications&gt;&lt;cites&gt;&lt;/cites&gt;&lt;/citation&gt;</w:instrText>
      </w:r>
      <w:r w:rsidRPr="00E563F7">
        <w:rPr>
          <w:rFonts w:ascii="Arial" w:hAnsi="Arial" w:cs="Arial"/>
          <w:highlight w:val="yellow"/>
          <w:lang w:val="en-US"/>
        </w:rPr>
        <w:fldChar w:fldCharType="separate"/>
      </w:r>
      <w:r w:rsidR="00E563F7" w:rsidRPr="00E563F7">
        <w:rPr>
          <w:rFonts w:ascii="Arial" w:hAnsi="Arial" w:cs="Arial"/>
          <w:bCs/>
        </w:rPr>
        <w:t>[20]</w:t>
      </w:r>
      <w:r w:rsidRPr="00E563F7">
        <w:rPr>
          <w:rFonts w:ascii="Arial" w:hAnsi="Arial" w:cs="Arial"/>
          <w:highlight w:val="yellow"/>
          <w:lang w:val="en-US"/>
        </w:rPr>
        <w:fldChar w:fldCharType="end"/>
      </w:r>
      <w:r w:rsidRPr="00E563F7">
        <w:rPr>
          <w:rFonts w:ascii="Arial" w:hAnsi="Arial" w:cs="Arial"/>
          <w:highlight w:val="yellow"/>
          <w:lang w:val="en-US"/>
        </w:rPr>
        <w:t xml:space="preserve"> </w:t>
      </w:r>
      <w:r w:rsidRPr="00E563F7">
        <w:rPr>
          <w:rFonts w:ascii="Arial" w:eastAsia="Arial" w:hAnsi="Arial" w:cs="Arial"/>
          <w:highlight w:val="yellow"/>
        </w:rPr>
        <w:t xml:space="preserve">with minimum read length after trimming 35 and mean quality value before trimming of 10. Trimmed reads </w:t>
      </w:r>
      <w:r w:rsidRPr="00E563F7">
        <w:rPr>
          <w:rFonts w:ascii="Arial" w:hAnsi="Arial" w:cs="Arial"/>
          <w:highlight w:val="yellow"/>
        </w:rPr>
        <w:t xml:space="preserve">were aligned to the full </w:t>
      </w:r>
      <w:r w:rsidRPr="00E563F7">
        <w:rPr>
          <w:rFonts w:ascii="Arial" w:eastAsia="Arial" w:hAnsi="Arial" w:cs="Arial"/>
          <w:highlight w:val="yellow"/>
        </w:rPr>
        <w:t xml:space="preserve">human reference genome hg19 with </w:t>
      </w:r>
      <w:r w:rsidRPr="00E563F7">
        <w:rPr>
          <w:rFonts w:ascii="Arial" w:eastAsia="Times New Roman" w:hAnsi="Arial" w:cs="Arial"/>
          <w:highlight w:val="yellow"/>
        </w:rPr>
        <w:t>Burrows-Wheeler Aligner (</w:t>
      </w:r>
      <w:r w:rsidRPr="00E563F7">
        <w:rPr>
          <w:rFonts w:ascii="Arial" w:eastAsia="Arial" w:hAnsi="Arial" w:cs="Arial"/>
          <w:highlight w:val="yellow"/>
        </w:rPr>
        <w:t xml:space="preserve">BWA) v0.7.12 </w:t>
      </w:r>
      <w:r w:rsidRPr="00E563F7">
        <w:rPr>
          <w:rFonts w:ascii="Arial" w:eastAsia="Arial" w:hAnsi="Arial" w:cs="Arial"/>
          <w:highlight w:val="yellow"/>
        </w:rPr>
        <w:fldChar w:fldCharType="begin"/>
      </w:r>
      <w:r w:rsidR="00E563F7" w:rsidRPr="00E563F7">
        <w:rPr>
          <w:rFonts w:ascii="Arial" w:eastAsia="Arial" w:hAnsi="Arial" w:cs="Arial"/>
          <w:highlight w:val="yellow"/>
        </w:rPr>
        <w:instrText xml:space="preserve"> ADDIN PAPERS2_CITATIONS &lt;citation&gt;&lt;uuid&gt;3C1FE28E-2845-47CD-B0C4-28C3A1C5C7C8&lt;/uuid&gt;&lt;priority&gt;18&lt;/priority&gt;&lt;publications&gt;&lt;publication&gt;&lt;uuid&gt;792AB980-1F1E-4C3B-844D-D421B84EA036&lt;/uuid&gt;&lt;volume&gt;25&lt;/volume&gt;&lt;doi&gt;10.1093/bioinformatics/btp324&lt;/doi&gt;&lt;startpage&gt;1754&lt;/startpage&gt;&lt;publication_date&gt;99200907151200000000222000&lt;/publication_date&gt;&lt;url&gt;http://eutils.ncbi.nlm.nih.gov/entrez/eutils/elink.fcgi?dbfrom=pubmed&amp;amp;id=19451168&amp;amp;retmode=ref&amp;amp;cmd=prlinks&lt;/url&gt;&lt;type&gt;400&lt;/type&gt;&lt;title&gt;Fast and accurate short read alignment with Burrows-Wheeler transform.&lt;/title&gt;&lt;location&gt;&amp;lt;html&amp;gt;&amp;lt;head&amp;gt;&amp;lt;meta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Home&amp;lt;/a&amp;gt;&amp;lt;/div&amp;gt;&amp;lt;/body&amp;gt;&amp;lt;/html&amp;gt;&lt;/location&gt;&lt;institution&gt;Wellcome Trust Sanger Institute, Wellcome Trust Genome Campus, Cambridge, CB10 1SA, UK.&lt;/institution&gt;&lt;number&gt;14&lt;/number&gt;&lt;subtype&gt;400&lt;/subtype&gt;&lt;endpage&gt;1760&lt;/endpage&gt;&lt;bundle&gt;&lt;publication&gt;&lt;publisher&gt;Oxford University Press&lt;/publisher&gt;&lt;url&gt;https://academic.oup.com&lt;/url&gt;&lt;title&gt;Bioinformatics&lt;/title&gt;&lt;type&gt;-100&lt;/type&gt;&lt;subtype&gt;-100&lt;/subtype&gt;&lt;uuid&gt;D6C9ABFF-E368-4EC5-BAD3-D4E02E5A6DEF&lt;/uuid&gt;&lt;/publication&gt;&lt;/bundle&gt;&lt;authors&gt;&lt;author&gt;&lt;firstName&gt;Heng&lt;/firstName&gt;&lt;lastName&gt;Li&lt;/lastName&gt;&lt;/author&gt;&lt;author&gt;&lt;firstName&gt;Richard&lt;/firstName&gt;&lt;lastName&gt;Durbin&lt;/lastName&gt;&lt;/author&gt;&lt;/authors&gt;&lt;/publication&gt;&lt;/publications&gt;&lt;cites&gt;&lt;/cites&gt;&lt;/citation&gt;</w:instrText>
      </w:r>
      <w:r w:rsidRPr="00E563F7">
        <w:rPr>
          <w:rFonts w:ascii="Arial" w:eastAsia="Arial" w:hAnsi="Arial" w:cs="Arial"/>
          <w:highlight w:val="yellow"/>
        </w:rPr>
        <w:fldChar w:fldCharType="separate"/>
      </w:r>
      <w:r w:rsidR="00E563F7" w:rsidRPr="00E563F7">
        <w:rPr>
          <w:rFonts w:ascii="Arial" w:hAnsi="Arial" w:cs="Arial"/>
          <w:bCs/>
        </w:rPr>
        <w:t>[21]</w:t>
      </w:r>
      <w:r w:rsidRPr="00E563F7">
        <w:rPr>
          <w:rFonts w:ascii="Arial" w:eastAsia="Arial" w:hAnsi="Arial" w:cs="Arial"/>
          <w:highlight w:val="yellow"/>
        </w:rPr>
        <w:fldChar w:fldCharType="end"/>
      </w:r>
      <w:r w:rsidRPr="00E563F7">
        <w:rPr>
          <w:rFonts w:ascii="Arial" w:eastAsia="Arial" w:hAnsi="Arial" w:cs="Arial"/>
          <w:highlight w:val="yellow"/>
        </w:rPr>
        <w:t>. PCR duplicates were marked using Picard tools. Joint mutation calling between multiple samples from the same patient was performed per patient using a combination of Platypus v</w:t>
      </w:r>
      <w:r w:rsidRPr="00E563F7">
        <w:rPr>
          <w:rFonts w:ascii="Arial" w:hAnsi="Arial" w:cs="Arial"/>
          <w:highlight w:val="yellow"/>
          <w:lang w:val="en-US"/>
        </w:rPr>
        <w:t xml:space="preserve">0.8.1 </w:t>
      </w:r>
      <w:r w:rsidRPr="00E563F7">
        <w:rPr>
          <w:rFonts w:ascii="Arial" w:eastAsia="Times New Roman" w:hAnsi="Arial" w:cs="Arial"/>
          <w:highlight w:val="yellow"/>
        </w:rPr>
        <w:fldChar w:fldCharType="begin"/>
      </w:r>
      <w:r w:rsidR="00E563F7" w:rsidRPr="00E563F7">
        <w:rPr>
          <w:rFonts w:ascii="Arial" w:eastAsia="Times New Roman" w:hAnsi="Arial" w:cs="Arial"/>
          <w:highlight w:val="yellow"/>
        </w:rPr>
        <w:instrText xml:space="preserve"> ADDIN PAPERS2_CITATIONS &lt;citation&gt;&lt;uuid&gt;3594F244-15AE-4947-8744-C1A51D754DE2&lt;/uuid&gt;&lt;priority&gt;19&lt;/priority&gt;&lt;publications&gt;&lt;publication&gt;&lt;uuid&gt;FAD76F75-E1D0-43B8-BADC-FB2B31EA1175&lt;/uuid&gt;&lt;volume&gt;46&lt;/volume&gt;&lt;doi&gt;10.1038/ng.3036&lt;/doi&gt;&lt;startpage&gt;912&lt;/startpage&gt;&lt;publication_date&gt;99201407131200000000222000&lt;/publication_date&gt;&lt;url&gt;http://www.nature.com/doifinder/10.1038/ng.3036&lt;/url&gt;&lt;type&gt;400&lt;/type&gt;&lt;title&gt;Integrating mapping-, assembly- and haplotype-based approaches for calling variants in clinical sequencing applications&lt;/title&gt;&lt;publisher&gt;Nature Publishing Group&lt;/publisher&gt;&lt;number&gt;8&lt;/number&gt;&lt;subtype&gt;400&lt;/subtype&gt;&lt;endpage&gt;918&lt;/endpage&gt;&lt;bundle&gt;&lt;publication&gt;&lt;publisher&gt;Nature Publishing Group&lt;/publisher&gt;&lt;url&gt;http://www.nature.com&lt;/url&gt;&lt;title&gt;Nature Genetics&lt;/title&gt;&lt;type&gt;-100&lt;/type&gt;&lt;subtype&gt;-100&lt;/subtype&gt;&lt;uuid&gt;8E1F0196-27E8-4E3E-BE8C-5CF731889EFA&lt;/uuid&gt;&lt;/publication&gt;&lt;/bundle&gt;&lt;authors&gt;&lt;author&gt;&lt;firstName&gt;Andy&lt;/firstName&gt;&lt;lastName&gt;Rimmer&lt;/lastName&gt;&lt;/author&gt;&lt;author&gt;&lt;firstName&gt;Hang&lt;/firstName&gt;&lt;lastName&gt;Phan&lt;/lastName&gt;&lt;/author&gt;&lt;author&gt;&lt;firstName&gt;Iain&lt;/firstName&gt;&lt;lastName&gt;Mathieson&lt;/lastName&gt;&lt;/author&gt;&lt;author&gt;&lt;firstName&gt;Zamin&lt;/firstName&gt;&lt;lastName&gt;Iqbal&lt;/lastName&gt;&lt;/author&gt;&lt;author&gt;&lt;firstName&gt;Stephen&lt;/firstName&gt;&lt;middleNames&gt;R F&lt;/middleNames&gt;&lt;lastName&gt;Twigg&lt;/lastName&gt;&lt;/author&gt;&lt;author&gt;&lt;firstName&gt;Andrew&lt;/firstName&gt;&lt;middleNames&gt;O M&lt;/middleNames&gt;&lt;lastName&gt;Wilkie&lt;/lastName&gt;&lt;/author&gt;&lt;author&gt;&lt;firstName&gt;Gil&lt;/firstName&gt;&lt;lastName&gt;McVean&lt;/lastName&gt;&lt;/author&gt;&lt;author&gt;&lt;firstName&gt;Gerton&lt;/firstName&gt;&lt;lastName&gt;Lunter&lt;/lastName&gt;&lt;/author&gt;&lt;/authors&gt;&lt;/publication&gt;&lt;/publications&gt;&lt;cites&gt;&lt;/cites&gt;&lt;/citation&gt;</w:instrText>
      </w:r>
      <w:r w:rsidRPr="00E563F7">
        <w:rPr>
          <w:rFonts w:ascii="Arial" w:eastAsia="Times New Roman" w:hAnsi="Arial" w:cs="Arial"/>
          <w:highlight w:val="yellow"/>
        </w:rPr>
        <w:fldChar w:fldCharType="separate"/>
      </w:r>
      <w:r w:rsidR="00E563F7" w:rsidRPr="00E563F7">
        <w:rPr>
          <w:rFonts w:ascii="Arial" w:hAnsi="Arial" w:cs="Arial"/>
          <w:bCs/>
        </w:rPr>
        <w:t>[22]</w:t>
      </w:r>
      <w:r w:rsidRPr="00E563F7">
        <w:rPr>
          <w:rFonts w:ascii="Arial" w:eastAsia="Times New Roman" w:hAnsi="Arial" w:cs="Arial"/>
          <w:highlight w:val="yellow"/>
        </w:rPr>
        <w:fldChar w:fldCharType="end"/>
      </w:r>
      <w:r w:rsidRPr="00E563F7">
        <w:rPr>
          <w:rFonts w:ascii="Arial" w:hAnsi="Arial" w:cs="Arial"/>
          <w:highlight w:val="yellow"/>
          <w:lang w:val="en-US"/>
        </w:rPr>
        <w:t xml:space="preserve"> with biased prior (‘source’ option) for mutations called by </w:t>
      </w:r>
      <w:r w:rsidRPr="00E563F7">
        <w:rPr>
          <w:rFonts w:ascii="Arial" w:eastAsia="Arial" w:hAnsi="Arial" w:cs="Arial"/>
          <w:highlight w:val="yellow"/>
        </w:rPr>
        <w:t xml:space="preserve">Mutect2 </w:t>
      </w:r>
      <w:r w:rsidRPr="00E563F7">
        <w:rPr>
          <w:rFonts w:ascii="Arial" w:eastAsia="Arial" w:hAnsi="Arial" w:cs="Arial"/>
          <w:highlight w:val="yellow"/>
        </w:rPr>
        <w:fldChar w:fldCharType="begin"/>
      </w:r>
      <w:r w:rsidR="00E563F7" w:rsidRPr="00E563F7">
        <w:rPr>
          <w:rFonts w:ascii="Arial" w:eastAsia="Arial" w:hAnsi="Arial" w:cs="Arial"/>
          <w:highlight w:val="yellow"/>
        </w:rPr>
        <w:instrText xml:space="preserve"> ADDIN PAPERS2_CITATIONS &lt;citation&gt;&lt;uuid&gt;0D599CA4-E109-4AF0-972A-30496B5419EF&lt;/uuid&gt;&lt;priority&gt;20&lt;/priority&gt;&lt;publications&gt;&lt;publication&gt;&lt;uuid&gt;1390B312-C7F5-4107-B8DC-E9F2375E0CD1&lt;/uuid&gt;&lt;volume&gt;31&lt;/volume&gt;&lt;accepted_date&gt;99201301221200000000222000&lt;/accepted_date&gt;&lt;doi&gt;10.1038/nbt.2514&lt;/doi&gt;&lt;startpage&gt;213&lt;/startpage&gt;&lt;publication_date&gt;99201303001200000000220000&lt;/publication_date&gt;&lt;url&gt;http://eutils.ncbi.nlm.nih.gov/entrez/eutils/elink.fcgi?dbfrom=pubmed&amp;amp;id=23396013&amp;amp;retmode=ref&amp;amp;cmd=prlinks&lt;/url&gt;&lt;type&gt;400&lt;/type&gt;&lt;title&gt;Sensitive detection of somatic point mutations in impure and heterogeneous cancer samples.&lt;/title&gt;&lt;location&gt;&amp;lt;!DOCTYPE html&amp;gt;</w:instrText>
      </w:r>
    </w:p>
    <w:p w14:paraId="63256807" w14:textId="77777777" w:rsidR="00E563F7" w:rsidRPr="00E563F7" w:rsidRDefault="00E563F7" w:rsidP="00156689">
      <w:pPr>
        <w:rPr>
          <w:rFonts w:ascii="Arial" w:eastAsia="Arial" w:hAnsi="Arial" w:cs="Arial"/>
          <w:highlight w:val="yellow"/>
        </w:rPr>
      </w:pPr>
      <w:r w:rsidRPr="00E563F7">
        <w:rPr>
          <w:rFonts w:ascii="Arial" w:eastAsia="Arial" w:hAnsi="Arial" w:cs="Arial"/>
          <w:highlight w:val="yellow"/>
        </w:rPr>
        <w:instrText>&amp;lt;html lang=en&amp;gt;</w:instrText>
      </w:r>
    </w:p>
    <w:p w14:paraId="12EA984B" w14:textId="77777777" w:rsidR="00E563F7" w:rsidRPr="00E563F7" w:rsidRDefault="00E563F7" w:rsidP="00156689">
      <w:pPr>
        <w:rPr>
          <w:rFonts w:ascii="Arial" w:eastAsia="Arial" w:hAnsi="Arial" w:cs="Arial"/>
          <w:highlight w:val="yellow"/>
        </w:rPr>
      </w:pPr>
      <w:r w:rsidRPr="00E563F7">
        <w:rPr>
          <w:rFonts w:ascii="Arial" w:eastAsia="Arial" w:hAnsi="Arial" w:cs="Arial"/>
          <w:highlight w:val="yellow"/>
        </w:rPr>
        <w:instrText xml:space="preserve">  &amp;lt;meta charset=utf-8&amp;gt;</w:instrText>
      </w:r>
    </w:p>
    <w:p w14:paraId="0999CF69" w14:textId="77777777" w:rsidR="00E563F7" w:rsidRPr="00E563F7" w:rsidRDefault="00E563F7" w:rsidP="00156689">
      <w:pPr>
        <w:rPr>
          <w:rFonts w:ascii="Arial" w:eastAsia="Arial" w:hAnsi="Arial" w:cs="Arial"/>
          <w:highlight w:val="yellow"/>
        </w:rPr>
      </w:pPr>
      <w:r w:rsidRPr="00E563F7">
        <w:rPr>
          <w:rFonts w:ascii="Arial" w:eastAsia="Arial" w:hAnsi="Arial" w:cs="Arial"/>
          <w:highlight w:val="yellow"/>
        </w:rPr>
        <w:instrText xml:space="preserve">  &amp;lt;meta name=viewport content="initial-scale=1, minimum-scale=1, width=device-width"&amp;gt;</w:instrText>
      </w:r>
    </w:p>
    <w:p w14:paraId="35F0FAC7" w14:textId="77777777" w:rsidR="00E563F7" w:rsidRPr="00E563F7" w:rsidRDefault="00E563F7" w:rsidP="00156689">
      <w:pPr>
        <w:rPr>
          <w:rFonts w:ascii="Arial" w:eastAsia="Arial" w:hAnsi="Arial" w:cs="Arial"/>
          <w:highlight w:val="yellow"/>
        </w:rPr>
      </w:pPr>
      <w:r w:rsidRPr="00E563F7">
        <w:rPr>
          <w:rFonts w:ascii="Arial" w:eastAsia="Arial" w:hAnsi="Arial" w:cs="Arial"/>
          <w:highlight w:val="yellow"/>
        </w:rPr>
        <w:instrText xml:space="preserve">  &amp;lt;title&amp;gt;Error 404 (Not Found)!!1&amp;lt;/title&amp;gt;</w:instrText>
      </w:r>
    </w:p>
    <w:p w14:paraId="1898A7C0" w14:textId="77777777" w:rsidR="00E563F7" w:rsidRPr="00E563F7" w:rsidRDefault="00E563F7" w:rsidP="00156689">
      <w:pPr>
        <w:rPr>
          <w:rFonts w:ascii="Arial" w:eastAsia="Arial" w:hAnsi="Arial" w:cs="Arial"/>
          <w:highlight w:val="yellow"/>
        </w:rPr>
      </w:pPr>
      <w:r w:rsidRPr="00E563F7">
        <w:rPr>
          <w:rFonts w:ascii="Arial" w:eastAsia="Arial" w:hAnsi="Arial" w:cs="Arial"/>
          <w:highlight w:val="yellow"/>
        </w:rPr>
        <w:instrText xml:space="preserve">  &amp;lt;style&amp;gt;</w:instrText>
      </w:r>
    </w:p>
    <w:p w14:paraId="40C3C516" w14:textId="77777777" w:rsidR="00E563F7" w:rsidRPr="00E563F7" w:rsidRDefault="00E563F7" w:rsidP="00156689">
      <w:pPr>
        <w:rPr>
          <w:rFonts w:ascii="Arial" w:eastAsia="Arial" w:hAnsi="Arial" w:cs="Arial"/>
          <w:highlight w:val="yellow"/>
        </w:rPr>
      </w:pPr>
      <w:r w:rsidRPr="00E563F7">
        <w:rPr>
          <w:rFonts w:ascii="Arial" w:eastAsia="Arial" w:hAnsi="Arial" w:cs="Arial"/>
          <w:highlight w:val="yellow"/>
        </w:rPr>
        <w:instrText xml:space="preserve">    *{margin:0;padding:0}html,code{font:15px/22px arial,sans-serif}html{background:#fff;color:#222;padding:15px}body{margin:7% auto 0;max-width:390px;min-height:180px;padding:30px 0 15px}* &amp;gt; body{background:url(//www.google.com/images/errors/robot.png) 100% 5px no-repeat;padding-right:205px}p{margin:11px 0 22px;overflow:hidden}ins{color:#777;text-decoration:none}a img{border:0}@media screen and (max-width:772px){body{background:none;margin-top:0;max-width:none;padding-right:0}}#logo{background:url(//www.google.com/images/branding/googlelogo/1x/googlelogo_color_150x54dp.png) no-repeat;margin-left:-5px}@media only screen and (min-resolution:192dpi){#logo{background:url(//www.google.com/images/branding/googlelogo/2x/googlelogo_color_150x54dp.png) no-repeat 0% 0%/100% 100%;-moz-border-image:url(//www.google.com/images/branding/googlelogo/2x/googlelogo_color_150x54dp.png) 0}}@media only screen and (-webkit-min-device-pixel-ratio:2){#logo{background:url(//www.google.com/images/branding/googlelogo/2x/googlelogo_color_150x54dp.png) no-repeat;-webkit-background-size:100% 100%}}#logo{display:inline-block;height:54px;width:150px}</w:instrText>
      </w:r>
    </w:p>
    <w:p w14:paraId="3355938D" w14:textId="77777777" w:rsidR="00E563F7" w:rsidRPr="00E563F7" w:rsidRDefault="00E563F7" w:rsidP="00156689">
      <w:pPr>
        <w:rPr>
          <w:rFonts w:ascii="Arial" w:eastAsia="Arial" w:hAnsi="Arial" w:cs="Arial"/>
          <w:highlight w:val="yellow"/>
        </w:rPr>
      </w:pPr>
      <w:r w:rsidRPr="00E563F7">
        <w:rPr>
          <w:rFonts w:ascii="Arial" w:eastAsia="Arial" w:hAnsi="Arial" w:cs="Arial"/>
          <w:highlight w:val="yellow"/>
        </w:rPr>
        <w:instrText xml:space="preserve">  &amp;lt;/style&amp;gt;</w:instrText>
      </w:r>
    </w:p>
    <w:p w14:paraId="75361124" w14:textId="77777777" w:rsidR="00E563F7" w:rsidRPr="00E563F7" w:rsidRDefault="00E563F7" w:rsidP="00156689">
      <w:pPr>
        <w:rPr>
          <w:rFonts w:ascii="Arial" w:eastAsia="Arial" w:hAnsi="Arial" w:cs="Arial"/>
          <w:highlight w:val="yellow"/>
        </w:rPr>
      </w:pPr>
      <w:r w:rsidRPr="00E563F7">
        <w:rPr>
          <w:rFonts w:ascii="Arial" w:eastAsia="Arial" w:hAnsi="Arial" w:cs="Arial"/>
          <w:highlight w:val="yellow"/>
        </w:rPr>
        <w:instrText xml:space="preserve">  &amp;lt;a href=//www.google.com/&amp;gt;&amp;lt;span id=logo aria-label=Google&amp;gt;&amp;lt;/span&amp;gt;&amp;lt;/a&amp;gt;</w:instrText>
      </w:r>
    </w:p>
    <w:p w14:paraId="4BE74FF0" w14:textId="77777777" w:rsidR="00E563F7" w:rsidRPr="00E563F7" w:rsidRDefault="00E563F7" w:rsidP="00156689">
      <w:pPr>
        <w:rPr>
          <w:rFonts w:ascii="Arial" w:eastAsia="Arial" w:hAnsi="Arial" w:cs="Arial"/>
          <w:highlight w:val="yellow"/>
        </w:rPr>
      </w:pPr>
      <w:r w:rsidRPr="00E563F7">
        <w:rPr>
          <w:rFonts w:ascii="Arial" w:eastAsia="Arial" w:hAnsi="Arial" w:cs="Arial"/>
          <w:highlight w:val="yellow"/>
        </w:rPr>
        <w:instrText xml:space="preserve">  &amp;lt;p&amp;gt;&amp;lt;b&amp;gt;404.&amp;lt;/b&amp;gt; &amp;lt;ins&amp;gt;That’s an error.&amp;lt;/ins&amp;gt;</w:instrText>
      </w:r>
    </w:p>
    <w:p w14:paraId="7BDA8C78" w14:textId="77777777" w:rsidR="00E563F7" w:rsidRPr="00E563F7" w:rsidRDefault="00E563F7" w:rsidP="00156689">
      <w:pPr>
        <w:rPr>
          <w:rFonts w:ascii="Arial" w:eastAsia="Arial" w:hAnsi="Arial" w:cs="Arial"/>
          <w:highlight w:val="yellow"/>
        </w:rPr>
      </w:pPr>
      <w:r w:rsidRPr="00E563F7">
        <w:rPr>
          <w:rFonts w:ascii="Arial" w:eastAsia="Arial" w:hAnsi="Arial" w:cs="Arial"/>
          <w:highlight w:val="yellow"/>
        </w:rPr>
        <w:instrText xml:space="preserve">  &amp;lt;p&amp;gt;The requested URL &amp;lt;code&amp;gt;/maps/geo&amp;lt;/code&amp;gt; was not found on this server.  &amp;lt;ins&amp;gt;That’s all we know.&amp;lt;/ins&amp;gt;</w:instrText>
      </w:r>
    </w:p>
    <w:p w14:paraId="49AA9592" w14:textId="6EEA41F9" w:rsidR="004D4A22" w:rsidRPr="00156689" w:rsidRDefault="00E563F7" w:rsidP="00156689">
      <w:pPr>
        <w:rPr>
          <w:rFonts w:ascii="Arial" w:eastAsia="Times New Roman" w:hAnsi="Arial" w:cs="Arial"/>
          <w:highlight w:val="yellow"/>
        </w:rPr>
      </w:pPr>
      <w:r w:rsidRPr="00E563F7">
        <w:rPr>
          <w:rFonts w:ascii="Arial" w:eastAsia="Arial" w:hAnsi="Arial" w:cs="Arial"/>
          <w:highlight w:val="yellow"/>
        </w:rPr>
        <w:instrText>&lt;/location&gt;&lt;submission_date&gt;99201209211200000000222000&lt;/submission_date&gt;&lt;number&gt;3&lt;/number&gt;&lt;institution&gt;The Broad Institute of Harvard and MIT, Cambridge, Massachusetts, USA. gadgetz@broadinstitute.org&lt;/institution&gt;&lt;subtype&gt;400&lt;/subtype&gt;&lt;endpage&gt;219&lt;/endpage&gt;&lt;bundle&gt;&lt;publication&gt;&lt;publisher&gt;Nature Publishing Group&lt;/publisher&gt;&lt;url&gt;http://www.nature.com&lt;/url&gt;&lt;title&gt;Nature Biotechnology&lt;/title&gt;&lt;type&gt;-100&lt;/type&gt;&lt;subtype&gt;-100&lt;/subtype&gt;&lt;uuid&gt;2F5EC5DC-6DDD-4060-B317-365BD012DB30&lt;/uuid&gt;&lt;/publication&gt;&lt;/bundle&gt;&lt;authors&gt;&lt;author&gt;&lt;firstName&gt;Kristian&lt;/firstName&gt;&lt;lastName&gt;Cibulskis&lt;/lastName&gt;&lt;/author&gt;&lt;author&gt;&lt;firstName&gt;Michael&lt;/firstName&gt;&lt;middleNames&gt;S&lt;/middleNames&gt;&lt;lastName&gt;Lawrence&lt;/lastName&gt;&lt;/author&gt;&lt;author&gt;&lt;firstName&gt;Scott&lt;/firstName&gt;&lt;middleNames&gt;L&lt;/middleNames&gt;&lt;lastName&gt;Carter&lt;/lastName&gt;&lt;/author&gt;&lt;author&gt;&lt;firstName&gt;Andrey&lt;/firstName&gt;&lt;lastName&gt;Sivachenko&lt;/lastName&gt;&lt;/author&gt;&lt;author&gt;&lt;firstName&gt;David&lt;/firstName&gt;&lt;lastName&gt;Jaffe&lt;/lastName&gt;&lt;/author&gt;&lt;author&gt;&lt;firstName&gt;Carrie&lt;/firstName&gt;&lt;lastName&gt;Sougnez&lt;/lastName&gt;&lt;/author&gt;&lt;author&gt;&lt;firstName&gt;Stacey&lt;/firstName&gt;&lt;lastName&gt;Gabriel&lt;/lastName&gt;&lt;/author&gt;&lt;author&gt;&lt;firstName&gt;Matthew&lt;/firstName&gt;&lt;lastName&gt;Meyerson&lt;/lastName&gt;&lt;/author&gt;&lt;author&gt;&lt;firstName&gt;Eric&lt;/firstName&gt;&lt;middleNames&gt;S&lt;/middleNames&gt;&lt;lastName&gt;Lander&lt;/lastName&gt;&lt;/author&gt;&lt;author&gt;&lt;firstName&gt;Gad&lt;/firstName&gt;&lt;lastName&gt;Getz&lt;/lastName&gt;&lt;/author&gt;&lt;/authors&gt;&lt;/publication&gt;&lt;/publications&gt;&lt;cites&gt;&lt;/cites&gt;&lt;/citation&gt;</w:instrText>
      </w:r>
      <w:r w:rsidR="004D4A22" w:rsidRPr="00E563F7">
        <w:rPr>
          <w:rFonts w:ascii="Arial" w:eastAsia="Arial" w:hAnsi="Arial" w:cs="Arial"/>
          <w:highlight w:val="yellow"/>
        </w:rPr>
        <w:fldChar w:fldCharType="separate"/>
      </w:r>
      <w:r w:rsidRPr="00E563F7">
        <w:rPr>
          <w:rFonts w:ascii="Arial" w:hAnsi="Arial" w:cs="Arial"/>
          <w:bCs/>
        </w:rPr>
        <w:t>[23]</w:t>
      </w:r>
      <w:r w:rsidR="004D4A22" w:rsidRPr="00E563F7">
        <w:rPr>
          <w:rFonts w:ascii="Arial" w:eastAsia="Arial" w:hAnsi="Arial" w:cs="Arial"/>
          <w:highlight w:val="yellow"/>
        </w:rPr>
        <w:fldChar w:fldCharType="end"/>
      </w:r>
      <w:r w:rsidR="004D4A22" w:rsidRPr="00E563F7">
        <w:rPr>
          <w:rFonts w:ascii="Arial" w:eastAsia="Arial" w:hAnsi="Arial" w:cs="Arial"/>
          <w:highlight w:val="yellow"/>
        </w:rPr>
        <w:t xml:space="preserve"> on single tumour-normal pairs. This allowed us to exploit the sensitivity of Mutect2 with the joint calling capability of Platypus. The following filtering criteria were used to call somatic variants in WES samples: i) only </w:t>
      </w:r>
      <w:r w:rsidR="004D4A22" w:rsidRPr="00E563F7">
        <w:rPr>
          <w:rFonts w:ascii="Arial" w:eastAsia="Arial" w:hAnsi="Arial" w:cs="Arial"/>
          <w:highlight w:val="yellow"/>
        </w:rPr>
        <w:lastRenderedPageBreak/>
        <w:t xml:space="preserve">variants with Platypus filter PASS, alleleBias, Q20, QD, SC and HapScore were kept, ii) minimum coverage and genotype quality of 10 was required iii) variants in segmental duplicated regions and centromeric regions were removed, iv) minimum of 3 reads covering the variant in at least one of the tumour samples per patient were considered, v) 0 number of reads covering the variant in the germline sample, and vi) genotype of the 0/0 in the germline sample. Only somatic alterations and indels with a Variant Allele Frequency (VAF) &gt;5% were considered. Somatic variants were annotated both with CAVA </w:t>
      </w:r>
      <w:r w:rsidR="004D4A22" w:rsidRPr="00E563F7">
        <w:rPr>
          <w:rFonts w:ascii="Arial" w:eastAsia="Arial" w:hAnsi="Arial" w:cs="Arial"/>
          <w:highlight w:val="yellow"/>
        </w:rPr>
        <w:fldChar w:fldCharType="begin"/>
      </w:r>
      <w:r w:rsidRPr="00E563F7">
        <w:rPr>
          <w:rFonts w:ascii="Arial" w:eastAsia="Arial" w:hAnsi="Arial" w:cs="Arial"/>
          <w:highlight w:val="yellow"/>
        </w:rPr>
        <w:instrText xml:space="preserve"> ADDIN PAPERS2_CITATIONS &lt;citation&gt;&lt;uuid&gt;667BE38D-EFC6-4FB5-A1C5-C3B83AC71B7F&lt;/uuid&gt;&lt;priority&gt;21&lt;/priority&gt;&lt;publications&gt;&lt;publication&gt;&lt;uuid&gt;2BA01FA0-956D-4605-A438-800D165C2005&lt;/uuid&gt;&lt;volume&gt;7&lt;/volume&gt;&lt;accepted_date&gt;99201507021200000000222000&lt;/accepted_date&gt;&lt;doi&gt;10.1186/s13073-015-0195-6&lt;/doi&gt;&lt;startpage&gt;76&lt;/startpage&gt;&lt;publication_date&gt;99201507281200000000222000&lt;/publication_date&gt;&lt;url&gt;http://eutils.ncbi.nlm.nih.gov/entrez/eutils/elink.fcgi?dbfrom=pubmed&amp;amp;id=26315209&amp;amp;retmode=ref&amp;amp;cmd=prlinks&lt;/url&gt;&lt;type&gt;400&lt;/type&gt;&lt;title&gt;CSN and CAVA: variant annotation tools for rapid, robust next-generation sequencing analysis in the clinical setting.&lt;/title&gt;&lt;submission_date&gt;99201506151200000000222000&lt;/submission_date&gt;&lt;institution&gt;Wellcome Trust Centre for Human Genetics, Roosevelt Drive, Oxford, OX3 7BN, UK. munz@well.ox.ac.uk.&lt;/institution&gt;&lt;subtype&gt;400&lt;/subtype&gt;&lt;bundle&gt;&lt;publication&gt;&lt;url&gt;https://genomemedicine.biomedcentral.com&lt;/url&gt;&lt;title&gt;Genome Medicine&lt;/title&gt;&lt;type&gt;-100&lt;/type&gt;&lt;subtype&gt;-100&lt;/subtype&gt;&lt;uuid&gt;89064FB1-6CBF-4EEC-80B1-ACCC26A16E4D&lt;/uuid&gt;&lt;/publication&gt;&lt;/bundle&gt;&lt;authors&gt;&lt;author&gt;&lt;firstName&gt;Márton&lt;/firstName&gt;&lt;lastName&gt;Münz&lt;/lastName&gt;&lt;/author&gt;&lt;author&gt;&lt;firstName&gt;Elise&lt;/firstName&gt;&lt;lastName&gt;Ruark&lt;/lastName&gt;&lt;/author&gt;&lt;author&gt;&lt;firstName&gt;Anthony&lt;/firstName&gt;&lt;lastName&gt;Renwick&lt;/lastName&gt;&lt;/author&gt;&lt;author&gt;&lt;firstName&gt;Emma&lt;/firstName&gt;&lt;lastName&gt;Ramsay&lt;/lastName&gt;&lt;/author&gt;&lt;author&gt;&lt;firstName&gt;Matthew&lt;/firstName&gt;&lt;lastName&gt;Clarke&lt;/lastName&gt;&lt;/author&gt;&lt;author&gt;&lt;firstName&gt;Shazia&lt;/firstName&gt;&lt;lastName&gt;Mahamdallie&lt;/lastName&gt;&lt;/author&gt;&lt;author&gt;&lt;firstName&gt;Victoria&lt;/firstName&gt;&lt;lastName&gt;Cloke&lt;/lastName&gt;&lt;/author&gt;&lt;author&gt;&lt;firstName&gt;Sheila&lt;/firstName&gt;&lt;lastName&gt;Seal&lt;/lastName&gt;&lt;/author&gt;&lt;author&gt;&lt;firstName&gt;Ann&lt;/firstName&gt;&lt;lastName&gt;Strydom&lt;/lastName&gt;&lt;/author&gt;&lt;author&gt;&lt;firstName&gt;Gerton&lt;/firstName&gt;&lt;lastName&gt;Lunter&lt;/lastName&gt;&lt;/author&gt;&lt;author&gt;&lt;firstName&gt;Nazneen&lt;/firstName&gt;&lt;lastName&gt;Rahman&lt;/lastName&gt;&lt;/author&gt;&lt;/authors&gt;&lt;/publication&gt;&lt;/publications&gt;&lt;cites&gt;&lt;/cites&gt;&lt;/citation&gt;</w:instrText>
      </w:r>
      <w:r w:rsidR="004D4A22" w:rsidRPr="00E563F7">
        <w:rPr>
          <w:rFonts w:ascii="Arial" w:eastAsia="Arial" w:hAnsi="Arial" w:cs="Arial"/>
          <w:highlight w:val="yellow"/>
        </w:rPr>
        <w:fldChar w:fldCharType="separate"/>
      </w:r>
      <w:r w:rsidRPr="00E563F7">
        <w:rPr>
          <w:rFonts w:ascii="Arial" w:hAnsi="Arial" w:cs="Arial"/>
          <w:bCs/>
        </w:rPr>
        <w:t>[24]</w:t>
      </w:r>
      <w:r w:rsidR="004D4A22" w:rsidRPr="00E563F7">
        <w:rPr>
          <w:rFonts w:ascii="Arial" w:eastAsia="Arial" w:hAnsi="Arial" w:cs="Arial"/>
          <w:highlight w:val="yellow"/>
        </w:rPr>
        <w:fldChar w:fldCharType="end"/>
      </w:r>
      <w:r w:rsidR="004D4A22" w:rsidRPr="00E563F7">
        <w:rPr>
          <w:rFonts w:ascii="Arial" w:eastAsia="Arial" w:hAnsi="Arial" w:cs="Arial"/>
          <w:highlight w:val="yellow"/>
        </w:rPr>
        <w:t xml:space="preserve"> and VEP </w:t>
      </w:r>
      <w:r w:rsidR="004D4A22" w:rsidRPr="00E563F7">
        <w:rPr>
          <w:rFonts w:ascii="Arial" w:eastAsia="Arial" w:hAnsi="Arial" w:cs="Arial"/>
          <w:highlight w:val="yellow"/>
        </w:rPr>
        <w:fldChar w:fldCharType="begin"/>
      </w:r>
      <w:r w:rsidRPr="00E563F7">
        <w:rPr>
          <w:rFonts w:ascii="Arial" w:eastAsia="Arial" w:hAnsi="Arial" w:cs="Arial"/>
          <w:highlight w:val="yellow"/>
        </w:rPr>
        <w:instrText xml:space="preserve"> ADDIN PAPERS2_CITATIONS &lt;citation&gt;&lt;uuid&gt;4946246C-B973-420B-997A-C5F60CACAED5&lt;/uuid&gt;&lt;priority&gt;22&lt;/priority&gt;&lt;publications&gt;&lt;publication&gt;&lt;type&gt;400&lt;/type&gt;&lt;publication_date&gt;99201600001200000000200000&lt;/publication_date&gt;&lt;title&gt;The Ensembl Variant Effect Predictor&lt;/title&gt;&lt;url&gt;https://genomebiology.biomedcentral.com/articles/10.1186/s13059-016-0974-4&lt;/url&gt;&lt;subtype&gt;400&lt;/subtype&gt;&lt;uuid&gt;EFA7C607-96E0-4F65-AE13-BA07B1A94F17&lt;/uuid&gt;&lt;bundle&gt;&lt;publication&gt;&lt;title&gt;Genome …&lt;/title&gt;&lt;type&gt;-100&lt;/type&gt;&lt;subtype&gt;-100&lt;/subtype&gt;&lt;uuid&gt;3B3C64F2-4609-4CF1-8231-F98219EE1449&lt;/uuid&gt;&lt;/publication&gt;&lt;/bundle&gt;&lt;authors&gt;&lt;author&gt;&lt;firstName&gt;W&lt;/firstName&gt;&lt;lastName&gt;McLaren&lt;/lastName&gt;&lt;/author&gt;&lt;author&gt;&lt;firstName&gt;L&lt;/firstName&gt;&lt;lastName&gt;Gil&lt;/lastName&gt;&lt;/author&gt;&lt;author&gt;&lt;firstName&gt;S&lt;/firstName&gt;&lt;middleNames&gt;E&lt;/middleNames&gt;&lt;lastName&gt;Hunt&lt;/lastName&gt;&lt;/author&gt;&lt;author&gt;&lt;firstName&gt;H&lt;/firstName&gt;&lt;middleNames&gt;S&lt;/middleNames&gt;&lt;lastName&gt;Riat&lt;/lastName&gt;&lt;/author&gt;&lt;/authors&gt;&lt;/publication&gt;&lt;/publications&gt;&lt;cites&gt;&lt;/cites&gt;&lt;/citation&gt;</w:instrText>
      </w:r>
      <w:r w:rsidR="004D4A22" w:rsidRPr="00E563F7">
        <w:rPr>
          <w:rFonts w:ascii="Arial" w:eastAsia="Arial" w:hAnsi="Arial" w:cs="Arial"/>
          <w:highlight w:val="yellow"/>
        </w:rPr>
        <w:fldChar w:fldCharType="separate"/>
      </w:r>
      <w:r w:rsidRPr="00E563F7">
        <w:rPr>
          <w:rFonts w:ascii="Arial" w:hAnsi="Arial" w:cs="Arial"/>
          <w:bCs/>
        </w:rPr>
        <w:t>[25]</w:t>
      </w:r>
      <w:r w:rsidR="004D4A22" w:rsidRPr="00E563F7">
        <w:rPr>
          <w:rFonts w:ascii="Arial" w:eastAsia="Arial" w:hAnsi="Arial" w:cs="Arial"/>
          <w:highlight w:val="yellow"/>
        </w:rPr>
        <w:fldChar w:fldCharType="end"/>
      </w:r>
      <w:r w:rsidR="004D4A22" w:rsidRPr="00E563F7">
        <w:rPr>
          <w:rFonts w:ascii="Arial" w:eastAsia="Arial" w:hAnsi="Arial" w:cs="Arial"/>
          <w:highlight w:val="yellow"/>
        </w:rPr>
        <w:t xml:space="preserve">. </w:t>
      </w:r>
      <w:r w:rsidR="004D4A22" w:rsidRPr="00E563F7">
        <w:rPr>
          <w:rFonts w:ascii="Arial" w:eastAsia="Times New Roman" w:hAnsi="Arial" w:cs="Arial"/>
          <w:highlight w:val="yellow"/>
        </w:rPr>
        <w:t xml:space="preserve">SNV calling on the targeted capture samples was performed using Platypus in genotyping mode. Somatic SNVs with minimum genotype quality of 10, minimum coverage of 300 and identified by a minimum of 10 reads were considered for further analysis. Somatic mutations that failed the validation in all samples per patient were removed otherwise VAF is indicated as NA in the failed sample. </w:t>
      </w:r>
      <w:ins w:id="147" w:author="Giulio" w:date="2018-05-03T14:32:00Z">
        <w:r w:rsidR="000C7899">
          <w:rPr>
            <w:rFonts w:ascii="Arial" w:eastAsia="Times New Roman" w:hAnsi="Arial" w:cs="Arial"/>
            <w:highlight w:val="yellow"/>
          </w:rPr>
          <w:t>All somatic mutation calls from TES and WES panels are available in VCF files as Supplementary Data</w:t>
        </w:r>
      </w:ins>
      <w:ins w:id="148" w:author="Giulio" w:date="2018-05-03T14:33:00Z">
        <w:r w:rsidR="000C7899">
          <w:rPr>
            <w:rFonts w:ascii="Arial" w:eastAsia="Times New Roman" w:hAnsi="Arial" w:cs="Arial"/>
            <w:highlight w:val="yellow"/>
          </w:rPr>
          <w:t>.</w:t>
        </w:r>
      </w:ins>
      <w:ins w:id="149" w:author="Giulio" w:date="2018-05-03T14:32:00Z">
        <w:r w:rsidR="000C7899">
          <w:rPr>
            <w:rFonts w:ascii="Arial" w:eastAsia="Times New Roman" w:hAnsi="Arial" w:cs="Arial"/>
            <w:highlight w:val="yellow"/>
          </w:rPr>
          <w:t xml:space="preserve"> </w:t>
        </w:r>
      </w:ins>
      <w:del w:id="150" w:author="Giulio" w:date="2018-05-03T14:32:00Z">
        <w:r w:rsidR="004D4A22" w:rsidRPr="00E563F7" w:rsidDel="000C7899">
          <w:rPr>
            <w:rFonts w:ascii="Arial" w:eastAsia="Times New Roman" w:hAnsi="Arial" w:cs="Arial"/>
            <w:highlight w:val="yellow"/>
          </w:rPr>
          <w:delText>Variant allele frequencies of TES and WES data are available from Tables S</w:delText>
        </w:r>
        <w:r w:rsidR="00134F1C" w:rsidRPr="00E563F7" w:rsidDel="000C7899">
          <w:rPr>
            <w:rFonts w:ascii="Arial" w:eastAsia="Times New Roman" w:hAnsi="Arial" w:cs="Arial"/>
            <w:highlight w:val="yellow"/>
          </w:rPr>
          <w:delText>X</w:delText>
        </w:r>
        <w:r w:rsidR="004D4A22" w:rsidRPr="00E563F7" w:rsidDel="000C7899">
          <w:rPr>
            <w:rFonts w:ascii="Arial" w:eastAsia="Times New Roman" w:hAnsi="Arial" w:cs="Arial"/>
            <w:highlight w:val="yellow"/>
          </w:rPr>
          <w:delText xml:space="preserve"> an</w:delText>
        </w:r>
        <w:r w:rsidR="004D4A22" w:rsidRPr="00156689" w:rsidDel="000C7899">
          <w:rPr>
            <w:rFonts w:ascii="Arial" w:eastAsia="Times New Roman" w:hAnsi="Arial" w:cs="Arial"/>
            <w:highlight w:val="yellow"/>
          </w:rPr>
          <w:delText>d S</w:delText>
        </w:r>
        <w:r w:rsidR="00134F1C" w:rsidDel="000C7899">
          <w:rPr>
            <w:rFonts w:ascii="Arial" w:eastAsia="Times New Roman" w:hAnsi="Arial" w:cs="Arial"/>
            <w:highlight w:val="yellow"/>
          </w:rPr>
          <w:delText>X</w:delText>
        </w:r>
        <w:r w:rsidR="004D4A22" w:rsidRPr="00156689" w:rsidDel="000C7899">
          <w:rPr>
            <w:rFonts w:ascii="Arial" w:eastAsia="Times New Roman" w:hAnsi="Arial" w:cs="Arial"/>
            <w:highlight w:val="yellow"/>
          </w:rPr>
          <w:delText>.</w:delText>
        </w:r>
      </w:del>
    </w:p>
    <w:p w14:paraId="3038D4B0" w14:textId="77777777" w:rsidR="004D4A22" w:rsidRPr="00156689" w:rsidRDefault="004D4A22" w:rsidP="00156689">
      <w:pPr>
        <w:rPr>
          <w:rFonts w:ascii="Arial" w:hAnsi="Arial" w:cs="Arial"/>
          <w:b/>
          <w:highlight w:val="yellow"/>
          <w:lang w:val="en-US"/>
        </w:rPr>
      </w:pPr>
    </w:p>
    <w:p w14:paraId="7A58DBE4" w14:textId="48D1BC72" w:rsidR="004D4A22" w:rsidRPr="00E563F7" w:rsidRDefault="004D4A22">
      <w:pPr>
        <w:rPr>
          <w:rFonts w:ascii="Arial" w:hAnsi="Arial" w:cs="Arial"/>
        </w:rPr>
      </w:pPr>
      <w:r w:rsidRPr="005326D2">
        <w:rPr>
          <w:rFonts w:ascii="Arial" w:hAnsi="Arial" w:cs="Arial"/>
          <w:u w:val="single"/>
          <w:lang w:val="en-US"/>
        </w:rPr>
        <w:t xml:space="preserve">Driver genes: </w:t>
      </w:r>
      <w:r w:rsidRPr="005326D2">
        <w:rPr>
          <w:rFonts w:ascii="Arial" w:hAnsi="Arial" w:cs="Arial"/>
          <w:lang w:val="en-US"/>
        </w:rPr>
        <w:t xml:space="preserve">the </w:t>
      </w:r>
      <w:r w:rsidRPr="00E563F7">
        <w:rPr>
          <w:rFonts w:ascii="Arial" w:hAnsi="Arial" w:cs="Arial"/>
          <w:lang w:val="en-US"/>
        </w:rPr>
        <w:t xml:space="preserve">complete set of SNVs was compared to a list of known </w:t>
      </w:r>
      <w:r w:rsidR="00FC398D" w:rsidRPr="00E563F7">
        <w:rPr>
          <w:rFonts w:ascii="Arial" w:hAnsi="Arial" w:cs="Arial"/>
          <w:lang w:val="en-US"/>
        </w:rPr>
        <w:t xml:space="preserve">putative </w:t>
      </w:r>
      <w:r w:rsidRPr="00E563F7">
        <w:rPr>
          <w:rFonts w:ascii="Arial" w:hAnsi="Arial" w:cs="Arial"/>
          <w:lang w:val="en-US"/>
        </w:rPr>
        <w:t xml:space="preserve">driver genes in </w:t>
      </w:r>
      <w:r w:rsidR="00FC398D" w:rsidRPr="00E563F7">
        <w:rPr>
          <w:rFonts w:ascii="Arial" w:hAnsi="Arial" w:cs="Arial"/>
          <w:lang w:val="en-US"/>
        </w:rPr>
        <w:t>glioblastoma from ref</w:t>
      </w:r>
      <w:r w:rsidR="005326D2" w:rsidRPr="00E563F7">
        <w:rPr>
          <w:rFonts w:ascii="Arial" w:hAnsi="Arial" w:cs="Arial"/>
          <w:lang w:val="en-US"/>
        </w:rPr>
        <w:t xml:space="preserve"> </w:t>
      </w:r>
      <w:r w:rsidR="00E563F7" w:rsidRPr="00E563F7">
        <w:rPr>
          <w:rFonts w:ascii="Arial" w:hAnsi="Arial" w:cs="Arial"/>
          <w:bCs/>
        </w:rPr>
        <w:fldChar w:fldCharType="begin"/>
      </w:r>
      <w:r w:rsidR="00E563F7" w:rsidRPr="00E563F7">
        <w:rPr>
          <w:rFonts w:ascii="Arial" w:hAnsi="Arial" w:cs="Arial"/>
          <w:bCs/>
        </w:rPr>
        <w:instrText xml:space="preserve"> ADDIN PAPERS2_CITATIONS &lt;citation&gt;&lt;uuid&gt;242B4A57-FFF9-4F1E-9F7C-F07AAB7B2147&lt;/uuid&gt;&lt;priority&gt;24&lt;/priority&gt;&lt;publications&gt;&lt;publication&gt;&lt;uuid&gt;0F98D772-4748-407E-B492-11DA3D9BCB20&lt;/uuid&gt;&lt;volume&gt;48&lt;/volume&gt;&lt;accepted_date&gt;99201605161200000000222000&lt;/accepted_date&gt;&lt;doi&gt;10.1038/ng.3590&lt;/doi&gt;&lt;startpage&gt;768&lt;/startpage&gt;&lt;publication_date&gt;99201607001200000000220000&lt;/publication_date&gt;&lt;url&gt;http://eutils.ncbi.nlm.nih.gov/entrez/eutils/elink.fcgi?dbfrom=pubmed&amp;amp;id=27270107&amp;amp;retmode=ref&amp;amp;cmd=prlinks&lt;/url&gt;&lt;type&gt;400&lt;/type&gt;&lt;title&gt;Clonal evolution of glioblastoma under therapy.&lt;/title&gt;&lt;submission_date&gt;99201601151200000000222000&lt;/submission_date&gt;&lt;number&gt;7&lt;/number&gt;&lt;institution&gt;Department of Systems Biology, Columbia University, New York, New York, USA.&lt;/institution&gt;&lt;subtype&gt;400&lt;/subtype&gt;&lt;endpage&gt;776&lt;/endpage&gt;&lt;bundle&gt;&lt;publication&gt;&lt;publisher&gt;Nature Publishing Group&lt;/publisher&gt;&lt;url&gt;http://www.nature.com&lt;/url&gt;&lt;title&gt;Nature Genetics&lt;/title&gt;&lt;type&gt;-100&lt;/type&gt;&lt;subtype&gt;-100&lt;/subtype&gt;&lt;uuid&gt;8E1F0196-27E8-4E3E-BE8C-5CF731889EFA&lt;/uuid&gt;&lt;/publication&gt;&lt;/bundle&gt;&lt;authors&gt;&lt;author&gt;&lt;firstName&gt;Jiguang&lt;/firstName&gt;&lt;lastName&gt;Wang&lt;/lastName&gt;&lt;/author&gt;&lt;author&gt;&lt;firstName&gt;Emanuela&lt;/firstName&gt;&lt;lastName&gt;Cazzato&lt;/lastName&gt;&lt;/author&gt;&lt;author&gt;&lt;firstName&gt;Erik&lt;/firstName&gt;&lt;lastName&gt;Ladewig&lt;/lastName&gt;&lt;/author&gt;&lt;author&gt;&lt;firstName&gt;Veronique&lt;/firstName&gt;&lt;lastName&gt;Frattini&lt;/lastName&gt;&lt;/author&gt;&lt;author&gt;&lt;firstName&gt;Daniel&lt;/firstName&gt;&lt;middleNames&gt;I S&lt;/middleNames&gt;&lt;lastName&gt;Rosenbloom&lt;/lastName&gt;&lt;/author&gt;&lt;author&gt;&lt;firstName&gt;Sakellarios&lt;/firstName&gt;&lt;lastName&gt;Zairis&lt;/lastName&gt;&lt;/author&gt;&lt;author&gt;&lt;firstName&gt;Francesco&lt;/firstName&gt;&lt;lastName&gt;Abate&lt;/lastName&gt;&lt;/author&gt;&lt;author&gt;&lt;firstName&gt;Zhaoqi&lt;/firstName&gt;&lt;lastName&gt;Liu&lt;/lastName&gt;&lt;/author&gt;&lt;author&gt;&lt;firstName&gt;Oliver&lt;/firstName&gt;&lt;lastName&gt;Elliott&lt;/lastName&gt;&lt;/author&gt;&lt;author&gt;&lt;firstName&gt;Yong-Jae&lt;/firstName&gt;&lt;lastName&gt;Shin&lt;/lastName&gt;&lt;/author&gt;&lt;author&gt;&lt;firstName&gt;Jin-Ku&lt;/firstName&gt;&lt;lastName&gt;Lee&lt;/lastName&gt;&lt;/author&gt;&lt;author&gt;&lt;firstName&gt;In-Hee&lt;/firstName&gt;&lt;lastName&gt;Lee&lt;/lastName&gt;&lt;/author&gt;&lt;author&gt;&lt;firstName&gt;Woong-Yang&lt;/firstName&gt;&lt;lastName&gt;Park&lt;/lastName&gt;&lt;/author&gt;&lt;author&gt;&lt;firstName&gt;Marica&lt;/firstName&gt;&lt;lastName&gt;Eoli&lt;/lastName&gt;&lt;/author&gt;&lt;author&gt;&lt;firstName&gt;Andrew&lt;/firstName&gt;&lt;middleNames&gt;J&lt;/middleNames&gt;&lt;lastName&gt;Blumberg&lt;/lastName&gt;&lt;/author&gt;&lt;author&gt;&lt;firstName&gt;Anna&lt;/firstName&gt;&lt;lastName&gt;Lasorella&lt;/lastName&gt;&lt;/author&gt;&lt;author&gt;&lt;firstName&gt;Do-Hyun&lt;/firstName&gt;&lt;lastName&gt;Nam&lt;/lastName&gt;&lt;/author&gt;&lt;author&gt;&lt;firstName&gt;Gaetano&lt;/firstName&gt;&lt;lastName&gt;Finocchiaro&lt;/lastName&gt;&lt;/author&gt;&lt;author&gt;&lt;firstName&gt;Antonio&lt;/firstName&gt;&lt;lastName&gt;Iavarone&lt;/lastName&gt;&lt;/author&gt;&lt;author&gt;&lt;firstName&gt;Raul&lt;/firstName&gt;&lt;lastName&gt;Rabadan&lt;/lastName&gt;&lt;/author&gt;&lt;/authors&gt;&lt;/publication&gt;&lt;/publications&gt;&lt;cites&gt;&lt;/cites&gt;&lt;/citation&gt;</w:instrText>
      </w:r>
      <w:r w:rsidR="00E563F7" w:rsidRPr="00E563F7">
        <w:rPr>
          <w:rFonts w:ascii="Arial" w:hAnsi="Arial" w:cs="Arial"/>
          <w:bCs/>
        </w:rPr>
        <w:fldChar w:fldCharType="separate"/>
      </w:r>
      <w:r w:rsidR="00E563F7" w:rsidRPr="00E563F7">
        <w:rPr>
          <w:rFonts w:ascii="Arial" w:hAnsi="Arial" w:cs="Arial"/>
          <w:bCs/>
        </w:rPr>
        <w:t>[8]</w:t>
      </w:r>
      <w:r w:rsidR="00E563F7" w:rsidRPr="00E563F7">
        <w:rPr>
          <w:rFonts w:ascii="Arial" w:hAnsi="Arial" w:cs="Arial"/>
          <w:bCs/>
        </w:rPr>
        <w:fldChar w:fldCharType="end"/>
      </w:r>
      <w:r w:rsidRPr="00E563F7">
        <w:rPr>
          <w:rFonts w:ascii="Arial" w:hAnsi="Arial" w:cs="Arial"/>
          <w:lang w:val="en-US"/>
        </w:rPr>
        <w:t xml:space="preserve">. </w:t>
      </w:r>
    </w:p>
    <w:p w14:paraId="3DF8AA25" w14:textId="77777777" w:rsidR="004D4A22" w:rsidRPr="00E563F7" w:rsidRDefault="004D4A22" w:rsidP="00156689">
      <w:pPr>
        <w:rPr>
          <w:rFonts w:ascii="Arial" w:hAnsi="Arial" w:cs="Arial"/>
          <w:highlight w:val="yellow"/>
        </w:rPr>
      </w:pPr>
    </w:p>
    <w:p w14:paraId="4C73D7B6" w14:textId="2EA9C122" w:rsidR="00134F1C" w:rsidRPr="00E563F7" w:rsidRDefault="00134F1C" w:rsidP="00134F1C">
      <w:pPr>
        <w:rPr>
          <w:rFonts w:ascii="Arial" w:hAnsi="Arial" w:cs="Arial"/>
          <w:highlight w:val="yellow"/>
        </w:rPr>
      </w:pPr>
      <w:r w:rsidRPr="00E563F7">
        <w:rPr>
          <w:rFonts w:ascii="Arial" w:hAnsi="Arial" w:cs="Arial"/>
          <w:u w:val="single"/>
        </w:rPr>
        <w:t xml:space="preserve">Cancer cell fraction estimation: </w:t>
      </w:r>
      <w:r w:rsidRPr="00E563F7">
        <w:rPr>
          <w:rFonts w:ascii="Arial" w:hAnsi="Arial" w:cs="Arial"/>
        </w:rPr>
        <w:t xml:space="preserve">Cancer cell fraction of each variant is calculated using the VAF, estimated purity of the sample and total copy number state of the segment in which the variant belongs </w:t>
      </w:r>
      <w:r w:rsidR="00E563F7" w:rsidRPr="00E563F7">
        <w:rPr>
          <w:rFonts w:ascii="Arial" w:hAnsi="Arial" w:cs="Arial"/>
          <w:bCs/>
        </w:rPr>
        <w:fldChar w:fldCharType="begin"/>
      </w:r>
      <w:r w:rsidR="00E563F7" w:rsidRPr="00E563F7">
        <w:rPr>
          <w:rFonts w:ascii="Arial" w:hAnsi="Arial" w:cs="Arial"/>
          <w:bCs/>
        </w:rPr>
        <w:instrText xml:space="preserve"> ADDIN PAPERS2_CITATIONS &lt;citation&gt;&lt;uuid&gt;24DE4819-FAF8-4133-86ED-27B70AA77270&lt;/uuid&gt;&lt;priority&gt;25&lt;/priority&gt;&lt;publications&gt;&lt;publication&gt;&lt;publication_date&gt;99201608291200000000222000&lt;/publication_date&gt;&lt;startpage&gt;201522203&lt;/startpage&gt;&lt;doi&gt;10.1073/pnas.1522203113&lt;/doi&gt;&lt;title&gt;Assessing intratumor heterogeneity and tracking longitudinal and spatial clonal evolutionary history by next-generation sequencing&lt;/title&gt;&lt;uuid&gt;D54A3BA5-6F8F-4470-911B-01828F2B44EA&lt;/uuid&gt;&lt;subtype&gt;400&lt;/subtype&gt;&lt;type&gt;400&lt;/type&gt;&lt;url&gt;http://www.pnas.org/lookup/doi/10.1073/pnas.1522203113&lt;/url&gt;&lt;bundle&gt;&lt;publication&gt;&lt;publisher&gt;National Acad Sciences&lt;/publisher&gt;&lt;url&gt;http://www.pnas.org&lt;/url&gt;&lt;title&gt;Proceedings of the National Academy of Sciences&lt;/title&gt;&lt;type&gt;-100&lt;/type&gt;&lt;subtype&gt;-100&lt;/subtype&gt;&lt;uuid&gt;4505AD8B-FF27-4B64-B96C-7F605E1A34E6&lt;/uuid&gt;&lt;/publication&gt;&lt;/bundle&gt;&lt;authors&gt;&lt;author&gt;&lt;firstName&gt;Yuchao&lt;/firstName&gt;&lt;lastName&gt;Jiang&lt;/lastName&gt;&lt;/author&gt;&lt;author&gt;&lt;firstName&gt;Yu&lt;/firstName&gt;&lt;lastName&gt;Qiu&lt;/lastName&gt;&lt;/author&gt;&lt;author&gt;&lt;firstName&gt;Andy&lt;/firstName&gt;&lt;middleNames&gt;J&lt;/middleNames&gt;&lt;lastName&gt;Minn&lt;/lastName&gt;&lt;/author&gt;&lt;author&gt;&lt;firstName&gt;Nancy&lt;/firstName&gt;&lt;middleNames&gt;R&lt;/middleNames&gt;&lt;lastName&gt;Zhang&lt;/lastName&gt;&lt;/author&gt;&lt;/authors&gt;&lt;/publication&gt;&lt;/publications&gt;&lt;cites&gt;&lt;/cites&gt;&lt;/citation&gt;</w:instrText>
      </w:r>
      <w:r w:rsidR="00E563F7" w:rsidRPr="00E563F7">
        <w:rPr>
          <w:rFonts w:ascii="Arial" w:hAnsi="Arial" w:cs="Arial"/>
          <w:bCs/>
        </w:rPr>
        <w:fldChar w:fldCharType="separate"/>
      </w:r>
      <w:r w:rsidR="00E563F7" w:rsidRPr="00E563F7">
        <w:rPr>
          <w:rFonts w:ascii="Arial" w:hAnsi="Arial" w:cs="Arial"/>
          <w:bCs/>
        </w:rPr>
        <w:t>[26]</w:t>
      </w:r>
      <w:r w:rsidR="00E563F7" w:rsidRPr="00E563F7">
        <w:rPr>
          <w:rFonts w:ascii="Arial" w:hAnsi="Arial" w:cs="Arial"/>
          <w:bCs/>
        </w:rPr>
        <w:fldChar w:fldCharType="end"/>
      </w:r>
      <w:r w:rsidRPr="00E563F7">
        <w:rPr>
          <w:rFonts w:ascii="Arial" w:hAnsi="Arial" w:cs="Arial"/>
        </w:rPr>
        <w:t>. The estimated purity calculated by ASCAT was used unless the estimation was 1, then the PCDM purity estimate was used. To avoid overcalling subclonality, the number of mutated alleles was assumed to be 1.</w:t>
      </w:r>
    </w:p>
    <w:p w14:paraId="56575D34" w14:textId="77777777" w:rsidR="004D4A22" w:rsidRPr="00E563F7" w:rsidRDefault="004D4A22" w:rsidP="00156689">
      <w:pPr>
        <w:rPr>
          <w:rFonts w:ascii="Arial" w:eastAsia="Times New Roman" w:hAnsi="Arial" w:cs="Arial"/>
          <w:highlight w:val="yellow"/>
        </w:rPr>
      </w:pPr>
    </w:p>
    <w:p w14:paraId="78C9EA91" w14:textId="0784F79C" w:rsidR="00283A53" w:rsidRPr="00134F1C" w:rsidRDefault="004D4A22" w:rsidP="00C84C3C">
      <w:pPr>
        <w:rPr>
          <w:rFonts w:ascii="Arial" w:hAnsi="Arial" w:cs="Arial"/>
        </w:rPr>
      </w:pPr>
      <w:r w:rsidRPr="00E563F7">
        <w:rPr>
          <w:rFonts w:ascii="Arial" w:hAnsi="Arial" w:cs="Arial"/>
          <w:u w:val="single"/>
        </w:rPr>
        <w:t>Phylogenetic reconstruction:</w:t>
      </w:r>
      <w:r w:rsidRPr="00E563F7">
        <w:rPr>
          <w:rFonts w:ascii="Arial" w:hAnsi="Arial" w:cs="Arial"/>
        </w:rPr>
        <w:t xml:space="preserve"> </w:t>
      </w:r>
      <w:r w:rsidR="00C84C3C" w:rsidRPr="00E563F7">
        <w:rPr>
          <w:rFonts w:ascii="Arial" w:hAnsi="Arial" w:cs="Arial"/>
          <w:color w:val="000000"/>
          <w:shd w:val="clear" w:color="auto" w:fill="FFFFFF"/>
        </w:rPr>
        <w:t>for each patient, SNVs identified from the whole exome sequencing panel were used to construct sample phylogenies using PAUP* (version 4.0a) with the maximum-parsimony criterion</w:t>
      </w:r>
      <w:r w:rsidR="00134F1C" w:rsidRPr="00E563F7">
        <w:rPr>
          <w:rFonts w:ascii="Arial" w:hAnsi="Arial" w:cs="Arial"/>
          <w:color w:val="000000"/>
          <w:shd w:val="clear" w:color="auto" w:fill="FFFFFF"/>
        </w:rPr>
        <w:t xml:space="preserve"> </w:t>
      </w:r>
      <w:r w:rsidR="00E563F7" w:rsidRPr="00E563F7">
        <w:rPr>
          <w:rFonts w:ascii="Arial" w:hAnsi="Arial" w:cs="Arial"/>
          <w:bCs/>
        </w:rPr>
        <w:fldChar w:fldCharType="begin"/>
      </w:r>
      <w:r w:rsidR="00E563F7" w:rsidRPr="00E563F7">
        <w:rPr>
          <w:rFonts w:ascii="Arial" w:hAnsi="Arial" w:cs="Arial"/>
          <w:bCs/>
        </w:rPr>
        <w:instrText xml:space="preserve"> ADDIN PAPERS2_CITATIONS &lt;citation&gt;&lt;uuid&gt;CDCC8C10-110C-46D2-A50C-5C573A5C53A6&lt;/uuid&gt;&lt;priority&gt;26&lt;/priority&gt;&lt;publications&gt;&lt;publication&gt;&lt;type&gt;400&lt;/type&gt;&lt;publication_date&gt;99200503091200000000222000&lt;/publication_date&gt;&lt;title&gt;PAUP*: Phylogenetic Analysis Using Parsimony (and Other Methods) 4.0 Beta&lt;/title&gt;&lt;url&gt;http://www.sinauer.com/paup-phylogenetic-analysis-using-parsimony-and-other-methods-4-0-beta.html&lt;/url&gt;&lt;subtype&gt;403&lt;/subtype&gt;&lt;uuid&gt;822CFBDB-AB5A-490C-822D-59E18026740E&lt;/uuid&gt;&lt;bundle&gt;&lt;publication&gt;&lt;url&gt;http://www.sinauer.com&lt;/url&gt;&lt;title&gt;Sinauer, Sunderland, MA&lt;/title&gt;&lt;type&gt;-300&lt;/type&gt;&lt;subtype&gt;-300&lt;/subtype&gt;&lt;uuid&gt;2D750AD3-607E-40EA-A430-6D53A3B759DC&lt;/uuid&gt;&lt;/publication&gt;&lt;/bundle&gt;&lt;authors&gt;&lt;author&gt;&lt;firstName&gt;D&lt;/firstName&gt;&lt;middleNames&gt;L&lt;/middleNames&gt;&lt;lastName&gt;Swofford&lt;/lastName&gt;&lt;/author&gt;&lt;/authors&gt;&lt;/publication&gt;&lt;/publications&gt;&lt;cites&gt;&lt;/cites&gt;&lt;/citation&gt;</w:instrText>
      </w:r>
      <w:r w:rsidR="00E563F7" w:rsidRPr="00E563F7">
        <w:rPr>
          <w:rFonts w:ascii="Arial" w:hAnsi="Arial" w:cs="Arial"/>
          <w:bCs/>
        </w:rPr>
        <w:fldChar w:fldCharType="separate"/>
      </w:r>
      <w:r w:rsidR="00E563F7" w:rsidRPr="00E563F7">
        <w:rPr>
          <w:rFonts w:ascii="Arial" w:hAnsi="Arial" w:cs="Arial"/>
          <w:bCs/>
        </w:rPr>
        <w:t>[27]</w:t>
      </w:r>
      <w:r w:rsidR="00E563F7" w:rsidRPr="00E563F7">
        <w:rPr>
          <w:rFonts w:ascii="Arial" w:hAnsi="Arial" w:cs="Arial"/>
          <w:bCs/>
        </w:rPr>
        <w:fldChar w:fldCharType="end"/>
      </w:r>
      <w:r w:rsidR="00C84C3C" w:rsidRPr="00E563F7">
        <w:rPr>
          <w:rFonts w:ascii="Arial" w:hAnsi="Arial" w:cs="Arial"/>
          <w:color w:val="000000"/>
          <w:shd w:val="clear" w:color="auto" w:fill="FFFFFF"/>
        </w:rPr>
        <w:t xml:space="preserve">. CCF values for the SNVs were first </w:t>
      </w:r>
      <w:del w:id="151" w:author="Microsoft Office User" w:date="2018-04-25T12:35:00Z">
        <w:r w:rsidR="00C84C3C" w:rsidRPr="00E563F7" w:rsidDel="00582A84">
          <w:rPr>
            <w:rFonts w:ascii="Arial" w:hAnsi="Arial" w:cs="Arial"/>
            <w:color w:val="000000"/>
            <w:shd w:val="clear" w:color="auto" w:fill="FFFFFF"/>
          </w:rPr>
          <w:delText xml:space="preserve">binarised </w:delText>
        </w:r>
      </w:del>
      <w:ins w:id="152" w:author="Microsoft Office User" w:date="2018-04-25T12:35:00Z">
        <w:r w:rsidR="00582A84">
          <w:rPr>
            <w:rFonts w:ascii="Arial" w:hAnsi="Arial" w:cs="Arial"/>
            <w:color w:val="000000"/>
            <w:shd w:val="clear" w:color="auto" w:fill="FFFFFF"/>
          </w:rPr>
          <w:t>dicotomised</w:t>
        </w:r>
        <w:r w:rsidR="00582A84" w:rsidRPr="00E563F7">
          <w:rPr>
            <w:rFonts w:ascii="Arial" w:hAnsi="Arial" w:cs="Arial"/>
            <w:color w:val="000000"/>
            <w:shd w:val="clear" w:color="auto" w:fill="FFFFFF"/>
          </w:rPr>
          <w:t xml:space="preserve"> </w:t>
        </w:r>
      </w:ins>
      <w:r w:rsidR="00C84C3C" w:rsidRPr="00E563F7">
        <w:rPr>
          <w:rFonts w:ascii="Arial" w:hAnsi="Arial" w:cs="Arial"/>
          <w:color w:val="000000"/>
          <w:shd w:val="clear" w:color="auto" w:fill="FFFFFF"/>
        </w:rPr>
        <w:t>to produce tables indicating the presence/absence of each mutation in each sample by defining a mutation as present where CCF≥0.2. For patient 54, the SV</w:t>
      </w:r>
      <w:ins w:id="153" w:author="Microsoft Office User" w:date="2018-04-25T12:35:00Z">
        <w:r w:rsidR="00582A84">
          <w:rPr>
            <w:rFonts w:ascii="Arial" w:hAnsi="Arial" w:cs="Arial"/>
            <w:color w:val="000000"/>
            <w:shd w:val="clear" w:color="auto" w:fill="FFFFFF"/>
          </w:rPr>
          <w:t>Z</w:t>
        </w:r>
      </w:ins>
      <w:del w:id="154" w:author="Microsoft Office User" w:date="2018-04-25T12:35:00Z">
        <w:r w:rsidR="00C84C3C" w:rsidRPr="00E563F7" w:rsidDel="00582A84">
          <w:rPr>
            <w:rFonts w:ascii="Arial" w:hAnsi="Arial" w:cs="Arial"/>
            <w:color w:val="000000"/>
            <w:shd w:val="clear" w:color="auto" w:fill="FFFFFF"/>
          </w:rPr>
          <w:delText>M</w:delText>
        </w:r>
      </w:del>
      <w:r w:rsidR="00C84C3C" w:rsidRPr="00E563F7">
        <w:rPr>
          <w:rFonts w:ascii="Arial" w:hAnsi="Arial" w:cs="Arial"/>
          <w:color w:val="000000"/>
          <w:shd w:val="clear" w:color="auto" w:fill="FFFFFF"/>
        </w:rPr>
        <w:t xml:space="preserve"> sample was included in the phylogenetic analysis with mutations identified by the TES2 panel and </w:t>
      </w:r>
      <w:del w:id="155" w:author="Microsoft Office User" w:date="2018-04-25T12:36:00Z">
        <w:r w:rsidR="00C84C3C" w:rsidRPr="00E563F7" w:rsidDel="00582A84">
          <w:rPr>
            <w:rFonts w:ascii="Arial" w:hAnsi="Arial" w:cs="Arial"/>
            <w:color w:val="000000"/>
            <w:shd w:val="clear" w:color="auto" w:fill="FFFFFF"/>
          </w:rPr>
          <w:delText xml:space="preserve">binarised </w:delText>
        </w:r>
      </w:del>
      <w:ins w:id="156" w:author="Microsoft Office User" w:date="2018-04-25T12:36:00Z">
        <w:r w:rsidR="00582A84">
          <w:rPr>
            <w:rFonts w:ascii="Arial" w:hAnsi="Arial" w:cs="Arial"/>
            <w:color w:val="000000"/>
            <w:shd w:val="clear" w:color="auto" w:fill="FFFFFF"/>
          </w:rPr>
          <w:t>dicotomised</w:t>
        </w:r>
        <w:r w:rsidR="00582A84" w:rsidRPr="00E563F7">
          <w:rPr>
            <w:rFonts w:ascii="Arial" w:hAnsi="Arial" w:cs="Arial"/>
            <w:color w:val="000000"/>
            <w:shd w:val="clear" w:color="auto" w:fill="FFFFFF"/>
          </w:rPr>
          <w:t xml:space="preserve"> </w:t>
        </w:r>
      </w:ins>
      <w:r w:rsidR="00C84C3C" w:rsidRPr="00E563F7">
        <w:rPr>
          <w:rFonts w:ascii="Arial" w:hAnsi="Arial" w:cs="Arial"/>
          <w:color w:val="000000"/>
          <w:shd w:val="clear" w:color="auto" w:fill="FFFFFF"/>
        </w:rPr>
        <w:t xml:space="preserve">as above. For all patients, we considered only mutations for which the presence/absence in each sample was determined. Where a mutation was absent from a margin sample (M) for a patient, but not identified as a true negative with high </w:t>
      </w:r>
      <w:del w:id="157" w:author="Andrea Sottoriva" w:date="2018-05-02T14:33:00Z">
        <w:r w:rsidR="00C84C3C" w:rsidRPr="00E563F7" w:rsidDel="00445516">
          <w:rPr>
            <w:rFonts w:ascii="Arial" w:hAnsi="Arial" w:cs="Arial"/>
            <w:color w:val="000000"/>
            <w:shd w:val="clear" w:color="auto" w:fill="FFFFFF"/>
          </w:rPr>
          <w:delText>likelihood</w:delText>
        </w:r>
      </w:del>
      <w:ins w:id="158" w:author="Andrea Sottoriva" w:date="2018-05-02T14:33:00Z">
        <w:r w:rsidR="00445516">
          <w:rPr>
            <w:rFonts w:ascii="Arial" w:hAnsi="Arial" w:cs="Arial"/>
            <w:color w:val="000000"/>
            <w:shd w:val="clear" w:color="auto" w:fill="FFFFFF"/>
          </w:rPr>
          <w:t>probability</w:t>
        </w:r>
      </w:ins>
      <w:r w:rsidR="00C84C3C" w:rsidRPr="00E563F7">
        <w:rPr>
          <w:rFonts w:ascii="Arial" w:hAnsi="Arial" w:cs="Arial"/>
          <w:color w:val="000000"/>
          <w:shd w:val="clear" w:color="auto" w:fill="FFFFFF"/>
        </w:rPr>
        <w:t>, this mutation was omitted from the phylogenetic reconstruction. The maximum-parsimony trees were identified via a heuristic search with default settings. For each phylogenetic tree, 1000 replicates of bootstrap analysis were carried out to assess the support (Figure S</w:t>
      </w:r>
      <w:r w:rsidR="00C84C3C" w:rsidRPr="00E563F7">
        <w:rPr>
          <w:rStyle w:val="Strong"/>
          <w:rFonts w:ascii="Arial" w:hAnsi="Arial" w:cs="Arial"/>
          <w:color w:val="000000"/>
        </w:rPr>
        <w:t>?</w:t>
      </w:r>
      <w:r w:rsidR="00C84C3C" w:rsidRPr="00E563F7">
        <w:rPr>
          <w:rFonts w:ascii="Arial" w:hAnsi="Arial" w:cs="Arial"/>
          <w:color w:val="000000"/>
          <w:shd w:val="clear" w:color="auto" w:fill="FFFFFF"/>
        </w:rPr>
        <w:t>). Trees were rendered with the R package</w:t>
      </w:r>
      <w:r w:rsidR="00C84C3C" w:rsidRPr="00E563F7">
        <w:rPr>
          <w:rStyle w:val="apple-converted-space"/>
          <w:rFonts w:ascii="Arial" w:hAnsi="Arial" w:cs="Arial"/>
          <w:color w:val="000000"/>
          <w:shd w:val="clear" w:color="auto" w:fill="FFFFFF"/>
        </w:rPr>
        <w:t> </w:t>
      </w:r>
      <w:r w:rsidR="00C84C3C" w:rsidRPr="00E563F7">
        <w:rPr>
          <w:rStyle w:val="Emphasis"/>
          <w:rFonts w:ascii="Arial" w:hAnsi="Arial" w:cs="Arial"/>
          <w:color w:val="000000"/>
        </w:rPr>
        <w:t>phytools</w:t>
      </w:r>
      <w:r w:rsidR="00134F1C" w:rsidRPr="00E563F7">
        <w:rPr>
          <w:rStyle w:val="Emphasis"/>
          <w:rFonts w:ascii="Arial" w:hAnsi="Arial" w:cs="Arial"/>
          <w:color w:val="000000"/>
        </w:rPr>
        <w:t xml:space="preserve"> </w:t>
      </w:r>
      <w:r w:rsidR="00E563F7" w:rsidRPr="00E563F7">
        <w:rPr>
          <w:rFonts w:ascii="Arial" w:hAnsi="Arial" w:cs="Arial"/>
          <w:bCs/>
        </w:rPr>
        <w:fldChar w:fldCharType="begin"/>
      </w:r>
      <w:r w:rsidR="00E563F7" w:rsidRPr="00E563F7">
        <w:rPr>
          <w:rFonts w:ascii="Arial" w:hAnsi="Arial" w:cs="Arial"/>
          <w:bCs/>
        </w:rPr>
        <w:instrText xml:space="preserve"> ADDIN PAPERS2_CITATIONS &lt;citation&gt;&lt;uuid&gt;F62963EA-4296-4D97-900D-C8507E8866A3&lt;/uuid&gt;&lt;priority&gt;27&lt;/priority&gt;&lt;publications&gt;&lt;publication&gt;&lt;uuid&gt;FD8B0BB7-9A01-4A13-A140-D3CC5CAEE40F&lt;/uuid&gt;&lt;volume&gt;3&lt;/volume&gt;&lt;doi&gt;10.1111/j.2041-210X.2011.00169.x&lt;/doi&gt;&lt;subtitle&gt;phytools: R package&lt;/subtitle&gt;&lt;startpage&gt;217&lt;/startpage&gt;&lt;publication_date&gt;99201204011200000000222000&lt;/publication_date&gt;&lt;url&gt;https://besjournals.onlinelibrary.wiley.com/doi/full/10.1111/j.2041-210X.2011.00169.x&lt;/url&gt;&lt;type&gt;400&lt;/type&gt;&lt;title&gt;phytools: an R package for phylogenetic comparative biology (and other things)&lt;/title&gt;&lt;publisher&gt;Wiley/Blackwell (10.1111)&lt;/publisher&gt;&lt;number&gt;2&lt;/number&gt;&lt;subtype&gt;400&lt;/subtype&gt;&lt;endpage&gt;223&lt;/endpage&gt;&lt;bundle&gt;&lt;publication&gt;&lt;publisher&gt;Wiley/Blackwell (10.1111)&lt;/publisher&gt;&lt;title&gt;Methods in Ecology and Evolution&lt;/title&gt;&lt;type&gt;-100&lt;/type&gt;&lt;subtype&gt;-100&lt;/subtype&gt;&lt;uuid&gt;461B565D-C224-4842-9873-C9DB236E451E&lt;/uuid&gt;&lt;/publication&gt;&lt;/bundle&gt;&lt;authors&gt;&lt;author&gt;&lt;firstName&gt;Liam&lt;/firstName&gt;&lt;middleNames&gt;J&lt;/middleNames&gt;&lt;lastName&gt;Revell&lt;/lastName&gt;&lt;/author&gt;&lt;/authors&gt;&lt;/publication&gt;&lt;/publications&gt;&lt;cites&gt;&lt;/cites&gt;&lt;/citation&gt;</w:instrText>
      </w:r>
      <w:r w:rsidR="00E563F7" w:rsidRPr="00E563F7">
        <w:rPr>
          <w:rFonts w:ascii="Arial" w:hAnsi="Arial" w:cs="Arial"/>
          <w:bCs/>
        </w:rPr>
        <w:fldChar w:fldCharType="separate"/>
      </w:r>
      <w:r w:rsidR="00E563F7" w:rsidRPr="00E563F7">
        <w:rPr>
          <w:rFonts w:ascii="Arial" w:hAnsi="Arial" w:cs="Arial"/>
          <w:bCs/>
        </w:rPr>
        <w:t>[28]</w:t>
      </w:r>
      <w:r w:rsidR="00E563F7" w:rsidRPr="00E563F7">
        <w:rPr>
          <w:rFonts w:ascii="Arial" w:hAnsi="Arial" w:cs="Arial"/>
          <w:bCs/>
        </w:rPr>
        <w:fldChar w:fldCharType="end"/>
      </w:r>
      <w:r w:rsidR="00C84C3C" w:rsidRPr="00E563F7">
        <w:rPr>
          <w:rStyle w:val="apple-converted-space"/>
          <w:rFonts w:ascii="Arial" w:hAnsi="Arial" w:cs="Arial"/>
          <w:i/>
          <w:iCs/>
          <w:color w:val="000000"/>
        </w:rPr>
        <w:t> </w:t>
      </w:r>
      <w:r w:rsidR="00C84C3C" w:rsidRPr="00E563F7">
        <w:rPr>
          <w:rFonts w:ascii="Arial" w:hAnsi="Arial" w:cs="Arial"/>
          <w:color w:val="000000"/>
          <w:shd w:val="clear" w:color="auto" w:fill="FFFFFF"/>
        </w:rPr>
        <w:t>(</w:t>
      </w:r>
      <w:r w:rsidR="00C84C3C" w:rsidRPr="005326D2">
        <w:rPr>
          <w:rFonts w:ascii="Arial" w:hAnsi="Arial" w:cs="Arial"/>
          <w:color w:val="000000"/>
          <w:shd w:val="clear" w:color="auto" w:fill="FFFFFF"/>
        </w:rPr>
        <w:t>R version 3.3.2, phytools version 0.6-44).</w:t>
      </w:r>
    </w:p>
    <w:p w14:paraId="313E210C" w14:textId="6099A2FB" w:rsidR="006226B6" w:rsidRDefault="006226B6" w:rsidP="006226B6">
      <w:pPr>
        <w:pStyle w:val="Heading1"/>
      </w:pPr>
      <w:r>
        <w:t>Statistical testing for mutations in the margin</w:t>
      </w:r>
    </w:p>
    <w:p w14:paraId="37869DF4" w14:textId="77777777" w:rsidR="006226B6" w:rsidRDefault="006226B6" w:rsidP="006226B6"/>
    <w:p w14:paraId="2F34D334" w14:textId="23760192" w:rsidR="003F2AF3" w:rsidRPr="00417173" w:rsidRDefault="006226B6" w:rsidP="003F2AF3">
      <w:pPr>
        <w:rPr>
          <w:ins w:id="159" w:author="Giulio" w:date="2018-05-03T14:44:00Z"/>
          <w:rFonts w:ascii="Arial" w:hAnsi="Arial" w:cs="Arial"/>
        </w:rPr>
      </w:pPr>
      <w:r w:rsidRPr="005326D2">
        <w:rPr>
          <w:rFonts w:ascii="Arial" w:hAnsi="Arial" w:cs="Arial"/>
        </w:rPr>
        <w:t xml:space="preserve">We developed a statistical test to compute p-values for the null hypothesis that clonal mutations are missing from the </w:t>
      </w:r>
      <w:r w:rsidRPr="005326D2">
        <w:rPr>
          <w:rFonts w:ascii="Arial" w:hAnsi="Arial" w:cs="Arial"/>
          <w:i/>
        </w:rPr>
        <w:t>margin</w:t>
      </w:r>
      <w:r w:rsidRPr="005326D2">
        <w:rPr>
          <w:rFonts w:ascii="Arial" w:hAnsi="Arial" w:cs="Arial"/>
        </w:rPr>
        <w:t xml:space="preserve"> samples (labelled as “M”). The test is divided in two steps: </w:t>
      </w:r>
      <w:ins w:id="160" w:author="Microsoft Office User" w:date="2018-04-25T12:37:00Z">
        <w:r w:rsidR="00582A84">
          <w:rPr>
            <w:rFonts w:ascii="Arial" w:hAnsi="Arial" w:cs="Arial"/>
          </w:rPr>
          <w:t>1)</w:t>
        </w:r>
      </w:ins>
      <w:del w:id="161" w:author="Microsoft Office User" w:date="2018-04-25T12:37:00Z">
        <w:r w:rsidRPr="005326D2" w:rsidDel="00582A84">
          <w:rPr>
            <w:rFonts w:ascii="Arial" w:hAnsi="Arial" w:cs="Arial"/>
          </w:rPr>
          <w:delText>a</w:delText>
        </w:r>
      </w:del>
      <w:r w:rsidRPr="005326D2">
        <w:rPr>
          <w:rFonts w:ascii="Arial" w:hAnsi="Arial" w:cs="Arial"/>
        </w:rPr>
        <w:t xml:space="preserve"> </w:t>
      </w:r>
      <w:r w:rsidRPr="005326D2">
        <w:rPr>
          <w:rFonts w:ascii="Arial" w:hAnsi="Arial" w:cs="Arial"/>
          <w:i/>
        </w:rPr>
        <w:t>training</w:t>
      </w:r>
      <w:r w:rsidRPr="005326D2">
        <w:rPr>
          <w:rFonts w:ascii="Arial" w:hAnsi="Arial" w:cs="Arial"/>
        </w:rPr>
        <w:t xml:space="preserve">, in which we identify suitable </w:t>
      </w:r>
      <w:ins w:id="162" w:author="Giulio" w:date="2018-05-03T14:36:00Z">
        <w:r w:rsidR="00AE283B">
          <w:rPr>
            <w:rFonts w:ascii="Arial" w:hAnsi="Arial" w:cs="Arial"/>
          </w:rPr>
          <w:t xml:space="preserve">clonal </w:t>
        </w:r>
      </w:ins>
      <w:r w:rsidRPr="005326D2">
        <w:rPr>
          <w:rFonts w:ascii="Arial" w:hAnsi="Arial" w:cs="Arial"/>
        </w:rPr>
        <w:t>mutatio</w:t>
      </w:r>
      <w:r w:rsidR="00E563F7">
        <w:rPr>
          <w:rFonts w:ascii="Arial" w:hAnsi="Arial" w:cs="Arial"/>
        </w:rPr>
        <w:t>ns to train a statistical model</w:t>
      </w:r>
      <w:r w:rsidRPr="005326D2">
        <w:rPr>
          <w:rFonts w:ascii="Arial" w:hAnsi="Arial" w:cs="Arial"/>
        </w:rPr>
        <w:t xml:space="preserve"> of expected read counts from whole-exome (WES) data, and </w:t>
      </w:r>
      <w:ins w:id="163" w:author="Microsoft Office User" w:date="2018-04-25T12:37:00Z">
        <w:r w:rsidR="00582A84">
          <w:rPr>
            <w:rFonts w:ascii="Arial" w:hAnsi="Arial" w:cs="Arial"/>
          </w:rPr>
          <w:t>2)</w:t>
        </w:r>
      </w:ins>
      <w:del w:id="164" w:author="Microsoft Office User" w:date="2018-04-25T12:37:00Z">
        <w:r w:rsidRPr="005326D2" w:rsidDel="00582A84">
          <w:rPr>
            <w:rFonts w:ascii="Arial" w:hAnsi="Arial" w:cs="Arial"/>
          </w:rPr>
          <w:delText>a</w:delText>
        </w:r>
      </w:del>
      <w:r w:rsidRPr="005326D2">
        <w:rPr>
          <w:rFonts w:ascii="Arial" w:hAnsi="Arial" w:cs="Arial"/>
        </w:rPr>
        <w:t xml:space="preserve"> </w:t>
      </w:r>
      <w:r w:rsidRPr="005326D2">
        <w:rPr>
          <w:rFonts w:ascii="Arial" w:hAnsi="Arial" w:cs="Arial"/>
          <w:i/>
        </w:rPr>
        <w:t>test,</w:t>
      </w:r>
      <w:r w:rsidRPr="005326D2">
        <w:rPr>
          <w:rFonts w:ascii="Arial" w:hAnsi="Arial" w:cs="Arial"/>
        </w:rPr>
        <w:t xml:space="preserve"> in which we use the trained model to compute the likelihood</w:t>
      </w:r>
      <w:ins w:id="165" w:author="Giulio" w:date="2018-05-03T14:38:00Z">
        <w:r w:rsidR="00417173">
          <w:rPr>
            <w:rFonts w:ascii="Arial" w:hAnsi="Arial" w:cs="Arial"/>
          </w:rPr>
          <w:t xml:space="preserve"> for</w:t>
        </w:r>
      </w:ins>
      <w:r w:rsidRPr="005326D2">
        <w:rPr>
          <w:rFonts w:ascii="Arial" w:hAnsi="Arial" w:cs="Arial"/>
        </w:rPr>
        <w:t xml:space="preserve"> a null hypothesis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 xml:space="preserve"> </m:t>
        </m:r>
      </m:oMath>
      <w:r w:rsidRPr="005326D2">
        <w:rPr>
          <w:rFonts w:ascii="Arial" w:hAnsi="Arial" w:cs="Arial"/>
        </w:rPr>
        <w:t xml:space="preserve">built from two targeted deep sequencing panels (labelled as “TES1” and “TES2”). The tests are carried out independently on each one of the input samples of a </w:t>
      </w:r>
      <w:r w:rsidR="00E563F7" w:rsidRPr="005326D2">
        <w:rPr>
          <w:rFonts w:ascii="Arial" w:hAnsi="Arial" w:cs="Arial"/>
        </w:rPr>
        <w:t>patient and</w:t>
      </w:r>
      <w:r w:rsidRPr="005326D2">
        <w:rPr>
          <w:rFonts w:ascii="Arial" w:hAnsi="Arial" w:cs="Arial"/>
        </w:rPr>
        <w:t xml:space="preserve"> corrected for multiple testing. </w:t>
      </w:r>
      <w:ins w:id="166" w:author="Giulio" w:date="2018-05-03T14:41:00Z">
        <w:r w:rsidR="003F2AF3">
          <w:rPr>
            <w:rFonts w:ascii="Arial" w:hAnsi="Arial" w:cs="Arial"/>
          </w:rPr>
          <w:t xml:space="preserve">Rejecting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sidR="003F2AF3">
          <w:rPr>
            <w:rFonts w:ascii="Arial" w:hAnsi="Arial" w:cs="Arial"/>
          </w:rPr>
          <w:t xml:space="preserve"> </w:t>
        </w:r>
      </w:ins>
      <w:ins w:id="167" w:author="Giulio" w:date="2018-05-03T14:42:00Z">
        <w:r w:rsidR="003F2AF3">
          <w:rPr>
            <w:rFonts w:ascii="Arial" w:hAnsi="Arial" w:cs="Arial"/>
          </w:rPr>
          <w:t>provides evidence that mutations missin</w:t>
        </w:r>
      </w:ins>
      <w:ins w:id="168" w:author="Giulio" w:date="2018-05-03T14:43:00Z">
        <w:r w:rsidR="003F2AF3">
          <w:rPr>
            <w:rFonts w:ascii="Arial" w:hAnsi="Arial" w:cs="Arial"/>
          </w:rPr>
          <w:t>g</w:t>
        </w:r>
      </w:ins>
      <w:ins w:id="169" w:author="Giulio" w:date="2018-05-03T14:42:00Z">
        <w:r w:rsidR="003F2AF3">
          <w:rPr>
            <w:rFonts w:ascii="Arial" w:hAnsi="Arial" w:cs="Arial"/>
          </w:rPr>
          <w:t xml:space="preserve"> in the margin samples but present in the primary tumour, are unlikely clonal</w:t>
        </w:r>
      </w:ins>
      <w:ins w:id="170" w:author="Giulio" w:date="2018-05-03T14:43:00Z">
        <w:r w:rsidR="003F2AF3">
          <w:rPr>
            <w:rFonts w:ascii="Arial" w:hAnsi="Arial" w:cs="Arial"/>
          </w:rPr>
          <w:t>. Combined with our</w:t>
        </w:r>
      </w:ins>
      <w:ins w:id="171" w:author="Giulio" w:date="2018-05-03T14:44:00Z">
        <w:r w:rsidR="003F2AF3">
          <w:rPr>
            <w:rFonts w:ascii="Arial" w:hAnsi="Arial" w:cs="Arial"/>
          </w:rPr>
          <w:t xml:space="preserve"> </w:t>
        </w:r>
        <w:r w:rsidR="003F2AF3" w:rsidRPr="005326D2">
          <w:rPr>
            <w:rFonts w:ascii="Arial" w:hAnsi="Arial" w:cs="Arial"/>
          </w:rPr>
          <w:t>phylogenetic analysis,</w:t>
        </w:r>
        <w:r w:rsidR="003F2AF3">
          <w:rPr>
            <w:rFonts w:ascii="Arial" w:hAnsi="Arial" w:cs="Arial"/>
          </w:rPr>
          <w:t xml:space="preserve"> this provides solid evidence that </w:t>
        </w:r>
        <w:r w:rsidR="003F2AF3" w:rsidRPr="005326D2">
          <w:rPr>
            <w:rFonts w:ascii="Arial" w:hAnsi="Arial" w:cs="Arial"/>
          </w:rPr>
          <w:t>the margin is an ancestor of the primary tumour</w:t>
        </w:r>
      </w:ins>
      <w:ins w:id="172" w:author="Giulio" w:date="2018-05-03T14:46:00Z">
        <w:r w:rsidR="003F2AF3">
          <w:rPr>
            <w:rFonts w:ascii="Arial" w:hAnsi="Arial" w:cs="Arial"/>
          </w:rPr>
          <w:t>.</w:t>
        </w:r>
      </w:ins>
    </w:p>
    <w:p w14:paraId="7C7F69DE" w14:textId="2B1A68D7" w:rsidR="003F2AF3" w:rsidRDefault="003F2AF3" w:rsidP="006226B6">
      <w:pPr>
        <w:rPr>
          <w:ins w:id="173" w:author="Giulio" w:date="2018-05-03T14:43:00Z"/>
          <w:rFonts w:ascii="Arial" w:hAnsi="Arial" w:cs="Arial"/>
        </w:rPr>
      </w:pPr>
    </w:p>
    <w:p w14:paraId="42667641" w14:textId="66A83BE4" w:rsidR="006226B6" w:rsidRPr="00417173" w:rsidDel="003F2AF3" w:rsidRDefault="006226B6" w:rsidP="006226B6">
      <w:pPr>
        <w:rPr>
          <w:del w:id="174" w:author="Giulio" w:date="2018-05-03T14:43:00Z"/>
          <w:rFonts w:ascii="Arial" w:hAnsi="Arial" w:cs="Arial"/>
        </w:rPr>
      </w:pPr>
      <w:del w:id="175" w:author="Giulio" w:date="2018-05-03T14:41:00Z">
        <w:r w:rsidRPr="005326D2" w:rsidDel="003F2AF3">
          <w:rPr>
            <w:rFonts w:ascii="Arial" w:hAnsi="Arial" w:cs="Arial"/>
          </w:rPr>
          <w:lastRenderedPageBreak/>
          <w:delText xml:space="preserve">hen we reject </w:delTex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sidRPr="005326D2" w:rsidDel="003F2AF3">
          <w:rPr>
            <w:rFonts w:ascii="Arial" w:hAnsi="Arial" w:cs="Arial"/>
          </w:rPr>
          <w:delText>, we have evidence that some clonal SNVs in the primary tumour are missing from the margin (</w:delText>
        </w:r>
        <w:r w:rsidRPr="005326D2" w:rsidDel="003F2AF3">
          <w:rPr>
            <w:rFonts w:ascii="Arial" w:hAnsi="Arial" w:cs="Arial"/>
            <w:i/>
          </w:rPr>
          <w:delText>true negatives</w:delText>
        </w:r>
        <w:r w:rsidRPr="005326D2" w:rsidDel="003F2AF3">
          <w:rPr>
            <w:rFonts w:ascii="Arial" w:hAnsi="Arial" w:cs="Arial"/>
          </w:rPr>
          <w:delText>).</w:delText>
        </w:r>
      </w:del>
      <w:del w:id="176" w:author="Giulio" w:date="2018-05-03T14:43:00Z">
        <w:r w:rsidRPr="005326D2" w:rsidDel="003F2AF3">
          <w:rPr>
            <w:rFonts w:ascii="Arial" w:hAnsi="Arial" w:cs="Arial"/>
          </w:rPr>
          <w:delText xml:space="preserve"> This corroborates </w:delText>
        </w:r>
      </w:del>
      <w:ins w:id="177" w:author="Sara Piccirillo" w:date="2018-05-01T18:37:00Z">
        <w:del w:id="178" w:author="Giulio" w:date="2018-05-03T14:43:00Z">
          <w:r w:rsidR="00893B22" w:rsidDel="003F2AF3">
            <w:rPr>
              <w:rFonts w:ascii="Arial" w:hAnsi="Arial" w:cs="Arial"/>
            </w:rPr>
            <w:delText>validates</w:delText>
          </w:r>
          <w:r w:rsidR="00893B22" w:rsidRPr="005326D2" w:rsidDel="003F2AF3">
            <w:rPr>
              <w:rFonts w:ascii="Arial" w:hAnsi="Arial" w:cs="Arial"/>
            </w:rPr>
            <w:delText xml:space="preserve"> </w:delText>
          </w:r>
        </w:del>
      </w:ins>
      <w:del w:id="179" w:author="Giulio" w:date="2018-05-03T14:43:00Z">
        <w:r w:rsidRPr="005326D2" w:rsidDel="003F2AF3">
          <w:rPr>
            <w:rFonts w:ascii="Arial" w:hAnsi="Arial" w:cs="Arial"/>
          </w:rPr>
          <w:delText xml:space="preserve">our phylogenetic analysis, which elucidates that the margin is an ancestor of the primary tumour. </w:delText>
        </w:r>
      </w:del>
    </w:p>
    <w:p w14:paraId="1EF1B133" w14:textId="77777777" w:rsidR="006226B6" w:rsidRDefault="006226B6" w:rsidP="006226B6">
      <w:pPr>
        <w:pStyle w:val="Heading2"/>
      </w:pPr>
      <w:r>
        <w:t xml:space="preserve">Training a statistical model from read-counts </w:t>
      </w:r>
    </w:p>
    <w:p w14:paraId="3927A561" w14:textId="77777777" w:rsidR="006226B6" w:rsidRPr="00FC263D" w:rsidRDefault="006226B6" w:rsidP="006226B6"/>
    <w:p w14:paraId="41004864" w14:textId="7744E93D" w:rsidR="006226B6" w:rsidRPr="005326D2" w:rsidRDefault="00284321" w:rsidP="006226B6">
      <w:pPr>
        <w:rPr>
          <w:rFonts w:ascii="Arial" w:hAnsi="Arial" w:cs="Arial"/>
        </w:rPr>
      </w:pPr>
      <w:ins w:id="180" w:author="Giulio" w:date="2018-05-03T14:47:00Z">
        <w:r>
          <w:rPr>
            <w:rFonts w:ascii="Arial" w:hAnsi="Arial" w:cs="Arial"/>
          </w:rPr>
          <w:t>For each patient,</w:t>
        </w:r>
      </w:ins>
      <w:del w:id="181" w:author="Giulio" w:date="2018-05-03T14:47:00Z">
        <w:r w:rsidR="006226B6" w:rsidRPr="005326D2" w:rsidDel="00284321">
          <w:rPr>
            <w:rFonts w:ascii="Arial" w:hAnsi="Arial" w:cs="Arial"/>
          </w:rPr>
          <w:delText xml:space="preserve">We </w:delText>
        </w:r>
      </w:del>
      <w:ins w:id="182" w:author="Giulio" w:date="2018-05-03T14:47:00Z">
        <w:r>
          <w:rPr>
            <w:rFonts w:ascii="Arial" w:hAnsi="Arial" w:cs="Arial"/>
          </w:rPr>
          <w:t xml:space="preserve"> w</w:t>
        </w:r>
        <w:r w:rsidRPr="005326D2">
          <w:rPr>
            <w:rFonts w:ascii="Arial" w:hAnsi="Arial" w:cs="Arial"/>
          </w:rPr>
          <w:t xml:space="preserve">e </w:t>
        </w:r>
      </w:ins>
      <w:r w:rsidR="006226B6" w:rsidRPr="005326D2">
        <w:rPr>
          <w:rFonts w:ascii="Arial" w:hAnsi="Arial" w:cs="Arial"/>
        </w:rPr>
        <w:t>used</w:t>
      </w:r>
      <w:ins w:id="183" w:author="Giulio" w:date="2018-05-03T14:47:00Z">
        <w:r>
          <w:rPr>
            <w:rFonts w:ascii="Arial" w:hAnsi="Arial" w:cs="Arial"/>
          </w:rPr>
          <w:t xml:space="preserve"> its</w:t>
        </w:r>
      </w:ins>
      <w:r w:rsidR="006226B6" w:rsidRPr="005326D2">
        <w:rPr>
          <w:rFonts w:ascii="Arial" w:hAnsi="Arial" w:cs="Arial"/>
        </w:rPr>
        <w:t xml:space="preserve"> CCFs and CNA values to identify putative </w:t>
      </w:r>
      <w:r w:rsidR="006226B6" w:rsidRPr="005326D2">
        <w:rPr>
          <w:rFonts w:ascii="Arial" w:hAnsi="Arial" w:cs="Arial"/>
          <w:i/>
        </w:rPr>
        <w:t>clonal</w:t>
      </w:r>
      <w:r w:rsidR="006226B6" w:rsidRPr="005326D2">
        <w:rPr>
          <w:rFonts w:ascii="Arial" w:hAnsi="Arial" w:cs="Arial"/>
        </w:rPr>
        <w:t xml:space="preserve"> SNVs</w:t>
      </w:r>
      <w:ins w:id="184" w:author="Giulio" w:date="2018-05-03T14:48:00Z">
        <w:r w:rsidR="00024160">
          <w:rPr>
            <w:rFonts w:ascii="Arial" w:hAnsi="Arial" w:cs="Arial"/>
          </w:rPr>
          <w:t xml:space="preserve"> in exomic regions. From </w:t>
        </w:r>
      </w:ins>
      <w:ins w:id="185" w:author="Giulio" w:date="2018-05-03T14:50:00Z">
        <w:r w:rsidR="00BA44CD" w:rsidRPr="005326D2">
          <w:rPr>
            <w:rFonts w:ascii="Arial" w:hAnsi="Arial" w:cs="Arial"/>
          </w:rPr>
          <w:t xml:space="preserve">Platypus VCF </w:t>
        </w:r>
      </w:ins>
      <w:ins w:id="186" w:author="Giulio" w:date="2018-05-03T14:48:00Z">
        <w:r w:rsidR="00024160">
          <w:rPr>
            <w:rFonts w:ascii="Arial" w:hAnsi="Arial" w:cs="Arial"/>
          </w:rPr>
          <w:t>files, we selected only entries</w:t>
        </w:r>
      </w:ins>
      <w:r w:rsidR="006226B6" w:rsidRPr="005326D2">
        <w:rPr>
          <w:rFonts w:ascii="Arial" w:hAnsi="Arial" w:cs="Arial"/>
          <w:i/>
        </w:rPr>
        <w:t xml:space="preserve"> </w:t>
      </w:r>
      <w:r w:rsidR="006226B6" w:rsidRPr="005326D2">
        <w:rPr>
          <w:rFonts w:ascii="Arial" w:hAnsi="Arial" w:cs="Arial"/>
        </w:rPr>
        <w:t>with:</w:t>
      </w:r>
    </w:p>
    <w:p w14:paraId="42E5E91D" w14:textId="77777777" w:rsidR="006226B6" w:rsidRPr="005326D2" w:rsidRDefault="006226B6" w:rsidP="006226B6">
      <w:pPr>
        <w:rPr>
          <w:rFonts w:ascii="Arial" w:hAnsi="Arial" w:cs="Arial"/>
        </w:rPr>
      </w:pPr>
    </w:p>
    <w:p w14:paraId="158311BA" w14:textId="47A18807" w:rsidR="00024160" w:rsidRPr="005326D2" w:rsidRDefault="00024160" w:rsidP="00024160">
      <w:pPr>
        <w:pStyle w:val="ListParagraph"/>
        <w:numPr>
          <w:ilvl w:val="0"/>
          <w:numId w:val="19"/>
        </w:numPr>
        <w:rPr>
          <w:ins w:id="187" w:author="Giulio" w:date="2018-05-03T14:49:00Z"/>
          <w:rFonts w:ascii="Arial" w:hAnsi="Arial" w:cs="Arial"/>
        </w:rPr>
      </w:pPr>
      <w:ins w:id="188" w:author="Giulio" w:date="2018-05-03T14:49:00Z">
        <w:r>
          <w:rPr>
            <w:rFonts w:ascii="Arial" w:hAnsi="Arial" w:cs="Arial"/>
          </w:rPr>
          <w:t>A single-nucleotide mutation;</w:t>
        </w:r>
      </w:ins>
    </w:p>
    <w:p w14:paraId="092CCDA3" w14:textId="77777777" w:rsidR="006226B6" w:rsidRDefault="006226B6" w:rsidP="006226B6">
      <w:pPr>
        <w:pStyle w:val="ListParagraph"/>
        <w:numPr>
          <w:ilvl w:val="0"/>
          <w:numId w:val="19"/>
        </w:numPr>
        <w:rPr>
          <w:ins w:id="189" w:author="Giulio" w:date="2018-05-03T14:48:00Z"/>
          <w:rFonts w:ascii="Arial" w:hAnsi="Arial" w:cs="Arial"/>
        </w:rPr>
      </w:pPr>
      <w:r w:rsidRPr="005326D2">
        <w:rPr>
          <w:rFonts w:ascii="Arial" w:hAnsi="Arial" w:cs="Arial"/>
        </w:rPr>
        <w:t xml:space="preserve">CCF &gt;0.8 in </w:t>
      </w:r>
      <w:r w:rsidRPr="005326D2">
        <w:rPr>
          <w:rFonts w:ascii="Arial" w:hAnsi="Arial" w:cs="Arial"/>
          <w:i/>
        </w:rPr>
        <w:t>all</w:t>
      </w:r>
      <w:r w:rsidRPr="005326D2">
        <w:rPr>
          <w:rFonts w:ascii="Arial" w:hAnsi="Arial" w:cs="Arial"/>
        </w:rPr>
        <w:t xml:space="preserve"> primary samples;</w:t>
      </w:r>
    </w:p>
    <w:p w14:paraId="312F874F" w14:textId="66BA5606" w:rsidR="00024160" w:rsidRPr="005326D2" w:rsidDel="00024160" w:rsidRDefault="00024160" w:rsidP="006226B6">
      <w:pPr>
        <w:pStyle w:val="ListParagraph"/>
        <w:numPr>
          <w:ilvl w:val="0"/>
          <w:numId w:val="19"/>
        </w:numPr>
        <w:rPr>
          <w:del w:id="190" w:author="Giulio" w:date="2018-05-03T14:49:00Z"/>
          <w:rFonts w:ascii="Arial" w:hAnsi="Arial" w:cs="Arial"/>
        </w:rPr>
      </w:pPr>
    </w:p>
    <w:p w14:paraId="16D9A05D" w14:textId="77777777" w:rsidR="006226B6" w:rsidRPr="005326D2" w:rsidRDefault="006226B6" w:rsidP="006226B6">
      <w:pPr>
        <w:pStyle w:val="ListParagraph"/>
        <w:numPr>
          <w:ilvl w:val="0"/>
          <w:numId w:val="19"/>
        </w:numPr>
        <w:rPr>
          <w:rFonts w:ascii="Arial" w:hAnsi="Arial" w:cs="Arial"/>
        </w:rPr>
      </w:pPr>
      <w:r w:rsidRPr="005326D2">
        <w:rPr>
          <w:rFonts w:ascii="Arial" w:hAnsi="Arial" w:cs="Arial"/>
        </w:rPr>
        <w:t xml:space="preserve">the </w:t>
      </w:r>
      <w:r w:rsidRPr="005326D2">
        <w:rPr>
          <w:rFonts w:ascii="Arial" w:hAnsi="Arial" w:cs="Arial"/>
          <w:i/>
        </w:rPr>
        <w:t>same CNA status</w:t>
      </w:r>
      <w:r w:rsidRPr="005326D2">
        <w:rPr>
          <w:rFonts w:ascii="Arial" w:hAnsi="Arial" w:cs="Arial"/>
        </w:rPr>
        <w:t xml:space="preserve"> across all primary samples.</w:t>
      </w:r>
    </w:p>
    <w:p w14:paraId="35E9C177" w14:textId="77777777" w:rsidR="006226B6" w:rsidRPr="005326D2" w:rsidRDefault="006226B6" w:rsidP="006226B6">
      <w:pPr>
        <w:pStyle w:val="ListParagraph"/>
        <w:ind w:left="775"/>
        <w:rPr>
          <w:rFonts w:ascii="Arial" w:hAnsi="Arial" w:cs="Arial"/>
        </w:rPr>
      </w:pPr>
    </w:p>
    <w:p w14:paraId="63AFB61D" w14:textId="1047923D" w:rsidR="006226B6" w:rsidRPr="005326D2" w:rsidRDefault="00024160" w:rsidP="006226B6">
      <w:pPr>
        <w:rPr>
          <w:rFonts w:ascii="Arial" w:hAnsi="Arial" w:cs="Arial"/>
        </w:rPr>
      </w:pPr>
      <w:ins w:id="191" w:author="Giulio" w:date="2018-05-03T14:49:00Z">
        <w:r>
          <w:rPr>
            <w:rFonts w:ascii="Arial" w:hAnsi="Arial" w:cs="Arial"/>
          </w:rPr>
          <w:t xml:space="preserve">Discarded indel mutations are reported in Supplementary Table XXXX. </w:t>
        </w:r>
      </w:ins>
      <w:del w:id="192" w:author="Giulio" w:date="2018-05-03T14:50:00Z">
        <w:r w:rsidR="006226B6" w:rsidRPr="005326D2" w:rsidDel="00DA3E0A">
          <w:rPr>
            <w:rFonts w:ascii="Arial" w:hAnsi="Arial" w:cs="Arial"/>
          </w:rPr>
          <w:delText xml:space="preserve">SNVs </w:delText>
        </w:r>
      </w:del>
      <w:ins w:id="193" w:author="Giulio" w:date="2018-05-03T14:50:00Z">
        <w:r w:rsidR="00DA3E0A">
          <w:rPr>
            <w:rFonts w:ascii="Arial" w:hAnsi="Arial" w:cs="Arial"/>
          </w:rPr>
          <w:t>Mutations</w:t>
        </w:r>
        <w:r w:rsidR="00DA3E0A" w:rsidRPr="005326D2">
          <w:rPr>
            <w:rFonts w:ascii="Arial" w:hAnsi="Arial" w:cs="Arial"/>
          </w:rPr>
          <w:t xml:space="preserve"> </w:t>
        </w:r>
      </w:ins>
      <w:r w:rsidR="006226B6" w:rsidRPr="005326D2">
        <w:rPr>
          <w:rFonts w:ascii="Arial" w:hAnsi="Arial" w:cs="Arial"/>
        </w:rPr>
        <w:t>that do not fulfil these conditions are likely subclonal,</w:t>
      </w:r>
      <w:ins w:id="194" w:author="Giulio" w:date="2018-05-03T14:50:00Z">
        <w:r w:rsidR="00E84EF0">
          <w:rPr>
            <w:rFonts w:ascii="Arial" w:hAnsi="Arial" w:cs="Arial"/>
          </w:rPr>
          <w:t xml:space="preserve"> or are not SNVs,</w:t>
        </w:r>
      </w:ins>
      <w:r w:rsidR="006226B6" w:rsidRPr="005326D2">
        <w:rPr>
          <w:rFonts w:ascii="Arial" w:hAnsi="Arial" w:cs="Arial"/>
        </w:rPr>
        <w:t xml:space="preserve"> and neglected by this analysis. Read counts for clonal SNVs are extracted from </w:t>
      </w:r>
      <w:del w:id="195" w:author="Giulio" w:date="2018-05-03T14:50:00Z">
        <w:r w:rsidR="006226B6" w:rsidRPr="005326D2" w:rsidDel="00D475F2">
          <w:rPr>
            <w:rFonts w:ascii="Arial" w:hAnsi="Arial" w:cs="Arial"/>
          </w:rPr>
          <w:delText xml:space="preserve">Platypus VCF </w:delText>
        </w:r>
      </w:del>
      <w:ins w:id="196" w:author="Giulio" w:date="2018-05-03T14:50:00Z">
        <w:r w:rsidR="00D475F2">
          <w:rPr>
            <w:rFonts w:ascii="Arial" w:hAnsi="Arial" w:cs="Arial"/>
          </w:rPr>
          <w:t xml:space="preserve">VCF </w:t>
        </w:r>
      </w:ins>
      <w:r w:rsidR="006226B6" w:rsidRPr="005326D2">
        <w:rPr>
          <w:rFonts w:ascii="Arial" w:hAnsi="Arial" w:cs="Arial"/>
        </w:rPr>
        <w:t>files reporting Number of Variants (NV</w:t>
      </w:r>
      <w:ins w:id="197" w:author="Giulio" w:date="2018-05-03T14:50:00Z">
        <w:r w:rsidR="00172F33">
          <w:rPr>
            <w:rFonts w:ascii="Arial" w:hAnsi="Arial" w:cs="Arial"/>
          </w:rPr>
          <w:t>, number of reads with the alternative allele</w:t>
        </w:r>
      </w:ins>
      <w:r w:rsidR="006226B6" w:rsidRPr="005326D2">
        <w:rPr>
          <w:rFonts w:ascii="Arial" w:hAnsi="Arial" w:cs="Arial"/>
        </w:rPr>
        <w:t xml:space="preserve">) and Reads (NR, i.e., coverage). </w:t>
      </w:r>
    </w:p>
    <w:p w14:paraId="66EA661A" w14:textId="77777777" w:rsidR="006226B6" w:rsidRPr="005326D2" w:rsidRDefault="006226B6" w:rsidP="006226B6">
      <w:pPr>
        <w:rPr>
          <w:rFonts w:ascii="Arial" w:hAnsi="Arial" w:cs="Arial"/>
        </w:rPr>
      </w:pPr>
    </w:p>
    <w:p w14:paraId="495BDF0B" w14:textId="7E1F0960" w:rsidR="006226B6" w:rsidRPr="005326D2" w:rsidRDefault="006226B6" w:rsidP="006226B6">
      <w:pPr>
        <w:rPr>
          <w:rFonts w:ascii="Arial" w:hAnsi="Arial" w:cs="Arial"/>
        </w:rPr>
      </w:pPr>
      <w:r w:rsidRPr="005326D2">
        <w:rPr>
          <w:rFonts w:ascii="Arial" w:hAnsi="Arial" w:cs="Arial"/>
        </w:rPr>
        <w:t>We corrected read counts for CNA status</w:t>
      </w:r>
      <w:r w:rsidRPr="005326D2">
        <w:rPr>
          <w:rFonts w:ascii="Arial" w:hAnsi="Arial" w:cs="Arial"/>
          <w:i/>
        </w:rPr>
        <w:t xml:space="preserve"> </w:t>
      </w:r>
      <w:r w:rsidRPr="005326D2">
        <w:rPr>
          <w:rFonts w:ascii="Arial" w:hAnsi="Arial" w:cs="Arial"/>
        </w:rPr>
        <w:t>and tumour purity, before using them to train a statistical</w:t>
      </w:r>
      <w:ins w:id="198" w:author="Giulio" w:date="2018-05-03T14:51:00Z">
        <w:r w:rsidR="00172F33">
          <w:rPr>
            <w:rFonts w:ascii="Arial" w:hAnsi="Arial" w:cs="Arial"/>
          </w:rPr>
          <w:t xml:space="preserve"> model</w:t>
        </w:r>
      </w:ins>
      <w:r w:rsidRPr="005326D2">
        <w:rPr>
          <w:rFonts w:ascii="Arial" w:hAnsi="Arial" w:cs="Arial"/>
        </w:rPr>
        <w:t xml:space="preserve"> for the test. Correction is carried out to estimate how many of the </w:t>
      </w:r>
      <w:r w:rsidRPr="005326D2">
        <w:rPr>
          <w:rFonts w:ascii="Arial" w:hAnsi="Arial" w:cs="Arial"/>
          <w:i/>
        </w:rPr>
        <w:t>observed reads</w:t>
      </w:r>
      <w:r w:rsidRPr="005326D2">
        <w:rPr>
          <w:rFonts w:ascii="Arial" w:hAnsi="Arial" w:cs="Arial"/>
        </w:rPr>
        <w:t xml:space="preserve"> </w:t>
      </w:r>
      <w:ins w:id="199" w:author="Giulio" w:date="2018-05-03T14:51:00Z">
        <m:oMath>
          <m:r>
            <w:rPr>
              <w:rFonts w:ascii="Cambria Math" w:hAnsi="Cambria Math" w:cs="Arial"/>
            </w:rPr>
            <m:t>r</m:t>
          </m:r>
        </m:oMath>
      </w:ins>
      <w:r w:rsidRPr="005326D2">
        <w:rPr>
          <w:rFonts w:ascii="Arial" w:hAnsi="Arial" w:cs="Arial"/>
        </w:rPr>
        <w:t xml:space="preserve"> come from the actual tumour. The correction is a </w:t>
      </w:r>
      <w:commentRangeStart w:id="200"/>
      <w:r w:rsidRPr="005326D2">
        <w:rPr>
          <w:rFonts w:ascii="Arial" w:hAnsi="Arial" w:cs="Arial"/>
        </w:rPr>
        <w:t xml:space="preserve">standard procedure </w:t>
      </w:r>
      <w:commentRangeEnd w:id="200"/>
      <w:r w:rsidR="00D139BD">
        <w:rPr>
          <w:rStyle w:val="CommentReference"/>
        </w:rPr>
        <w:commentReference w:id="200"/>
      </w:r>
      <w:r w:rsidRPr="005326D2">
        <w:rPr>
          <w:rFonts w:ascii="Arial" w:hAnsi="Arial" w:cs="Arial"/>
        </w:rPr>
        <w:t xml:space="preserve">which uses tumour purity </w:t>
      </w:r>
      <m:oMath>
        <m:r>
          <w:rPr>
            <w:rFonts w:ascii="Cambria Math" w:hAnsi="Cambria Math" w:cs="Arial"/>
          </w:rPr>
          <m:t>π</m:t>
        </m:r>
      </m:oMath>
      <w:r w:rsidRPr="005326D2">
        <w:rPr>
          <w:rFonts w:ascii="Arial" w:hAnsi="Arial" w:cs="Arial"/>
        </w:rPr>
        <w:t xml:space="preserve"> (here estimated from WES data) and tumour copy number status </w:t>
      </w:r>
      <w:r w:rsidRPr="005326D2">
        <w:rPr>
          <w:rFonts w:ascii="Arial" w:hAnsi="Arial" w:cs="Arial"/>
          <w:i/>
        </w:rPr>
        <w:t>c</w:t>
      </w:r>
      <w:r w:rsidRPr="005326D2">
        <w:rPr>
          <w:rFonts w:ascii="Arial" w:hAnsi="Arial" w:cs="Arial"/>
        </w:rPr>
        <w:t xml:space="preserve"> as follows</w:t>
      </w:r>
    </w:p>
    <w:p w14:paraId="64887C8A" w14:textId="77777777" w:rsidR="006226B6" w:rsidRPr="005326D2" w:rsidRDefault="006226B6" w:rsidP="006226B6">
      <w:pPr>
        <w:rPr>
          <w:rFonts w:ascii="Arial" w:hAnsi="Arial" w:cs="Arial"/>
        </w:rPr>
      </w:pPr>
    </w:p>
    <w:p w14:paraId="631EA847" w14:textId="77777777" w:rsidR="006226B6" w:rsidRPr="005326D2" w:rsidRDefault="00AE283B" w:rsidP="006226B6">
      <w:pPr>
        <w:rPr>
          <w:rFonts w:ascii="Arial" w:hAnsi="Arial" w:cs="Arial"/>
        </w:rPr>
      </w:pPr>
      <m:oMathPara>
        <m:oMath>
          <m:acc>
            <m:accPr>
              <m:ctrlPr>
                <w:rPr>
                  <w:rFonts w:ascii="Cambria Math" w:hAnsi="Cambria Math" w:cs="Arial"/>
                  <w:i/>
                </w:rPr>
              </m:ctrlPr>
            </m:accPr>
            <m:e>
              <m:r>
                <w:rPr>
                  <w:rFonts w:ascii="Cambria Math" w:hAnsi="Cambria Math" w:cs="Arial"/>
                </w:rPr>
                <m:t>r</m:t>
              </m:r>
            </m:e>
          </m:acc>
          <m:r>
            <w:rPr>
              <w:rFonts w:ascii="Cambria Math" w:hAnsi="Cambria Math" w:cs="Arial"/>
            </w:rPr>
            <m:t>=</m:t>
          </m:r>
          <m:f>
            <m:fPr>
              <m:ctrlPr>
                <w:rPr>
                  <w:rFonts w:ascii="Cambria Math" w:hAnsi="Cambria Math" w:cs="Arial"/>
                  <w:i/>
                </w:rPr>
              </m:ctrlPr>
            </m:fPr>
            <m:num>
              <m:r>
                <w:rPr>
                  <w:rFonts w:ascii="Cambria Math" w:hAnsi="Cambria Math" w:cs="Arial"/>
                </w:rPr>
                <m:t>c*π</m:t>
              </m:r>
            </m:num>
            <m:den>
              <m:r>
                <w:rPr>
                  <w:rFonts w:ascii="Cambria Math" w:hAnsi="Cambria Math" w:cs="Arial"/>
                </w:rPr>
                <m:t>c*π+2*(1- π)</m:t>
              </m:r>
            </m:den>
          </m:f>
          <m:r>
            <w:rPr>
              <w:rFonts w:ascii="Cambria Math" w:hAnsi="Cambria Math" w:cs="Arial"/>
            </w:rPr>
            <m:t>*r</m:t>
          </m:r>
        </m:oMath>
      </m:oMathPara>
    </w:p>
    <w:p w14:paraId="2A2A8615" w14:textId="77777777" w:rsidR="006226B6" w:rsidRPr="005326D2" w:rsidRDefault="006226B6" w:rsidP="006226B6">
      <w:pPr>
        <w:rPr>
          <w:rFonts w:ascii="Arial" w:hAnsi="Arial" w:cs="Arial"/>
        </w:rPr>
      </w:pPr>
    </w:p>
    <w:p w14:paraId="3C66A8BF" w14:textId="2DBEE706" w:rsidR="006226B6" w:rsidRPr="005326D2" w:rsidRDefault="006226B6" w:rsidP="006226B6">
      <w:pPr>
        <w:rPr>
          <w:rFonts w:ascii="Arial" w:hAnsi="Arial" w:cs="Arial"/>
        </w:rPr>
      </w:pPr>
      <w:r w:rsidRPr="005326D2">
        <w:rPr>
          <w:rFonts w:ascii="Arial" w:hAnsi="Arial" w:cs="Arial"/>
        </w:rPr>
        <w:t xml:space="preserve">Factor two in the correction is the diploid copy number status of normal cells. After correction, </w:t>
      </w:r>
      <m:oMath>
        <m:acc>
          <m:accPr>
            <m:ctrlPr>
              <w:rPr>
                <w:rFonts w:ascii="Cambria Math" w:hAnsi="Cambria Math" w:cs="Arial"/>
                <w:i/>
              </w:rPr>
            </m:ctrlPr>
          </m:accPr>
          <m:e>
            <m:r>
              <w:rPr>
                <w:rFonts w:ascii="Cambria Math" w:hAnsi="Cambria Math" w:cs="Arial"/>
              </w:rPr>
              <m:t>r</m:t>
            </m:r>
          </m:e>
        </m:acc>
        <w:ins w:id="201" w:author="Giulio" w:date="2018-05-03T14:52:00Z">
          <m:r>
            <w:rPr>
              <w:rFonts w:ascii="Cambria Math" w:hAnsi="Cambria Math" w:cs="Arial"/>
            </w:rPr>
            <m:t>&lt;r</m:t>
          </m:r>
        </w:ins>
      </m:oMath>
      <w:r w:rsidRPr="005326D2">
        <w:rPr>
          <w:rFonts w:ascii="Arial" w:hAnsi="Arial" w:cs="Arial"/>
        </w:rPr>
        <w:t xml:space="preserve"> is the number of reads, out of </w:t>
      </w:r>
      <w:r w:rsidRPr="005326D2">
        <w:rPr>
          <w:rFonts w:ascii="Arial" w:hAnsi="Arial" w:cs="Arial"/>
          <w:i/>
        </w:rPr>
        <w:t>r</w:t>
      </w:r>
      <w:r w:rsidRPr="005326D2">
        <w:rPr>
          <w:rFonts w:ascii="Arial" w:hAnsi="Arial" w:cs="Arial"/>
        </w:rPr>
        <w:t>, that are estimated coming from tumour cells. To be conservative, we assume the mutation multiplicity (number of allele copies that bear the mutation) is always 1.</w:t>
      </w:r>
    </w:p>
    <w:p w14:paraId="49648E6A" w14:textId="77777777" w:rsidR="006226B6" w:rsidRPr="005326D2" w:rsidRDefault="006226B6" w:rsidP="006226B6">
      <w:pPr>
        <w:rPr>
          <w:rFonts w:ascii="Arial" w:hAnsi="Arial" w:cs="Arial"/>
        </w:rPr>
      </w:pPr>
    </w:p>
    <w:p w14:paraId="31B848FB" w14:textId="0CBB3D20" w:rsidR="006226B6" w:rsidRPr="005326D2" w:rsidRDefault="006226B6" w:rsidP="006226B6">
      <w:pPr>
        <w:rPr>
          <w:rFonts w:ascii="Arial" w:hAnsi="Arial" w:cs="Arial"/>
        </w:rPr>
      </w:pPr>
      <w:r w:rsidRPr="005326D2">
        <w:rPr>
          <w:rFonts w:ascii="Arial" w:hAnsi="Arial" w:cs="Arial"/>
        </w:rPr>
        <w:t xml:space="preserve">With the corrected coverage value, we can fit a </w:t>
      </w:r>
      <w:r w:rsidRPr="005326D2">
        <w:rPr>
          <w:rFonts w:ascii="Arial" w:hAnsi="Arial" w:cs="Arial"/>
          <w:i/>
        </w:rPr>
        <w:t>Beta-Binomial</w:t>
      </w:r>
      <w:r w:rsidRPr="005326D2">
        <w:rPr>
          <w:rFonts w:ascii="Arial" w:hAnsi="Arial" w:cs="Arial"/>
        </w:rPr>
        <w:t xml:space="preserve"> with number of trials </w:t>
      </w:r>
      <m:oMath>
        <m:acc>
          <m:accPr>
            <m:ctrlPr>
              <w:rPr>
                <w:rFonts w:ascii="Cambria Math" w:hAnsi="Cambria Math" w:cs="Arial"/>
                <w:i/>
              </w:rPr>
            </m:ctrlPr>
          </m:accPr>
          <m:e>
            <m:r>
              <w:rPr>
                <w:rFonts w:ascii="Cambria Math" w:hAnsi="Cambria Math" w:cs="Arial"/>
              </w:rPr>
              <m:t>r</m:t>
            </m:r>
          </m:e>
        </m:acc>
      </m:oMath>
      <w:r w:rsidRPr="005326D2">
        <w:rPr>
          <w:rFonts w:ascii="Arial" w:hAnsi="Arial" w:cs="Arial"/>
        </w:rPr>
        <w:t>, and success</w:t>
      </w:r>
      <w:ins w:id="202" w:author="Giulio" w:date="2018-05-03T14:53:00Z">
        <w:r w:rsidR="003E3A76">
          <w:rPr>
            <w:rFonts w:ascii="Arial" w:hAnsi="Arial" w:cs="Arial"/>
          </w:rPr>
          <w:t xml:space="preserve">es </w:t>
        </w:r>
      </w:ins>
      <w:r w:rsidRPr="005326D2">
        <w:rPr>
          <w:rFonts w:ascii="Arial" w:hAnsi="Arial" w:cs="Arial"/>
        </w:rPr>
        <w:t>NV</w:t>
      </w:r>
      <w:ins w:id="203" w:author="Giulio" w:date="2018-05-03T14:55:00Z">
        <w:r w:rsidR="0001680E">
          <w:rPr>
            <w:rFonts w:ascii="Arial" w:hAnsi="Arial" w:cs="Arial"/>
          </w:rPr>
          <w:t>. A success in this</w:t>
        </w:r>
      </w:ins>
      <w:ins w:id="204" w:author="Giulio" w:date="2018-05-03T14:56:00Z">
        <w:r w:rsidR="0001680E">
          <w:rPr>
            <w:rFonts w:ascii="Arial" w:hAnsi="Arial" w:cs="Arial"/>
          </w:rPr>
          <w:t xml:space="preserve"> </w:t>
        </w:r>
      </w:ins>
      <w:ins w:id="205" w:author="Giulio" w:date="2018-05-03T14:55:00Z">
        <w:r w:rsidR="0001680E">
          <w:rPr>
            <w:rFonts w:ascii="Arial" w:hAnsi="Arial" w:cs="Arial"/>
          </w:rPr>
          <w:t xml:space="preserve">experiment is the detection of </w:t>
        </w:r>
      </w:ins>
      <w:ins w:id="206" w:author="Giulio" w:date="2018-05-03T14:58:00Z">
        <w:r w:rsidR="001F1BCE">
          <w:rPr>
            <w:rFonts w:ascii="Arial" w:hAnsi="Arial" w:cs="Arial"/>
          </w:rPr>
          <w:t xml:space="preserve">a </w:t>
        </w:r>
      </w:ins>
      <w:ins w:id="207" w:author="Giulio" w:date="2018-05-03T14:55:00Z">
        <w:r w:rsidR="0001680E">
          <w:rPr>
            <w:rFonts w:ascii="Arial" w:hAnsi="Arial" w:cs="Arial"/>
          </w:rPr>
          <w:t>read</w:t>
        </w:r>
      </w:ins>
      <w:ins w:id="208" w:author="Giulio" w:date="2018-05-03T14:57:00Z">
        <w:r w:rsidR="001F1BCE">
          <w:rPr>
            <w:rFonts w:ascii="Arial" w:hAnsi="Arial" w:cs="Arial"/>
          </w:rPr>
          <w:t xml:space="preserve"> with the mutant allele</w:t>
        </w:r>
      </w:ins>
      <w:ins w:id="209" w:author="Giulio" w:date="2018-05-03T14:58:00Z">
        <w:r w:rsidR="001F1BCE">
          <w:rPr>
            <w:rFonts w:ascii="Arial" w:hAnsi="Arial" w:cs="Arial"/>
          </w:rPr>
          <w:t>; the overall Binomial sampling consists in the repetition of this experiment</w:t>
        </w:r>
      </w:ins>
      <w:ins w:id="210" w:author="Giulio" w:date="2018-05-03T14:55:00Z">
        <w:r w:rsidR="0001680E">
          <w:rPr>
            <w:rFonts w:ascii="Arial" w:hAnsi="Arial" w:cs="Arial"/>
          </w:rPr>
          <w:t xml:space="preserve"> </w:t>
        </w:r>
      </w:ins>
      <w:ins w:id="211" w:author="Giulio" w:date="2018-05-03T14:58:00Z">
        <w:r w:rsidR="001F1BCE">
          <w:rPr>
            <w:rFonts w:ascii="Arial" w:hAnsi="Arial" w:cs="Arial"/>
          </w:rPr>
          <w:t>with</w:t>
        </w:r>
      </w:ins>
      <w:ins w:id="212" w:author="Giulio" w:date="2018-05-03T14:55:00Z">
        <w:r w:rsidR="0001680E">
          <w:rPr>
            <w:rFonts w:ascii="Arial" w:hAnsi="Arial" w:cs="Arial"/>
          </w:rPr>
          <w:t xml:space="preserve"> </w:t>
        </w:r>
      </w:ins>
      <m:oMath>
        <m:acc>
          <m:accPr>
            <m:ctrlPr>
              <w:ins w:id="213" w:author="Giulio" w:date="2018-05-03T14:59:00Z">
                <w:rPr>
                  <w:rFonts w:ascii="Cambria Math" w:hAnsi="Cambria Math" w:cs="Arial"/>
                  <w:i/>
                </w:rPr>
              </w:ins>
            </m:ctrlPr>
          </m:accPr>
          <m:e>
            <w:ins w:id="214" w:author="Giulio" w:date="2018-05-03T14:59:00Z">
              <m:r>
                <w:rPr>
                  <w:rFonts w:ascii="Cambria Math" w:hAnsi="Cambria Math" w:cs="Arial"/>
                </w:rPr>
                <m:t>r</m:t>
              </m:r>
            </w:ins>
          </m:e>
        </m:acc>
      </m:oMath>
      <w:ins w:id="215" w:author="Giulio" w:date="2018-05-03T14:59:00Z">
        <w:r w:rsidR="001F1BCE">
          <w:rPr>
            <w:rFonts w:ascii="Arial" w:hAnsi="Arial" w:cs="Arial"/>
          </w:rPr>
          <w:t xml:space="preserve"> reads </w:t>
        </w:r>
      </w:ins>
      <w:r w:rsidRPr="005326D2">
        <w:rPr>
          <w:rFonts w:ascii="Arial" w:hAnsi="Arial" w:cs="Arial"/>
        </w:rPr>
        <w:t xml:space="preserve">(i.e., the number of reads </w:t>
      </w:r>
      <w:del w:id="216" w:author="Giulio" w:date="2018-05-03T14:59:00Z">
        <w:r w:rsidRPr="005326D2" w:rsidDel="001F1BCE">
          <w:rPr>
            <w:rFonts w:ascii="Arial" w:hAnsi="Arial" w:cs="Arial"/>
          </w:rPr>
          <w:delText xml:space="preserve">out of </w:delText>
        </w:r>
        <m:oMath>
          <m:acc>
            <m:accPr>
              <m:ctrlPr>
                <w:rPr>
                  <w:rFonts w:ascii="Cambria Math" w:hAnsi="Cambria Math" w:cs="Arial"/>
                  <w:i/>
                </w:rPr>
              </m:ctrlPr>
            </m:accPr>
            <m:e>
              <m:r>
                <w:rPr>
                  <w:rFonts w:ascii="Cambria Math" w:hAnsi="Cambria Math" w:cs="Arial"/>
                </w:rPr>
                <m:t>r</m:t>
              </m:r>
            </m:e>
          </m:acc>
        </m:oMath>
      </w:del>
      <w:ins w:id="217" w:author="Giulio" w:date="2018-05-03T14:59:00Z">
        <w:r w:rsidR="001F1BCE">
          <w:rPr>
            <w:rFonts w:ascii="Arial" w:hAnsi="Arial" w:cs="Arial"/>
          </w:rPr>
          <w:t>at a locus</w:t>
        </w:r>
      </w:ins>
      <w:r w:rsidRPr="005326D2">
        <w:rPr>
          <w:rFonts w:ascii="Arial" w:hAnsi="Arial" w:cs="Arial"/>
        </w:rPr>
        <w:t>).</w:t>
      </w:r>
      <w:ins w:id="218" w:author="Giulio" w:date="2018-05-03T15:01:00Z">
        <w:r w:rsidR="007B0C04">
          <w:rPr>
            <w:rFonts w:ascii="Arial" w:hAnsi="Arial" w:cs="Arial"/>
          </w:rPr>
          <w:t xml:space="preserve"> The contribution of the Beta distribution is to capture uncertainty over the success probability of the experiment.</w:t>
        </w:r>
      </w:ins>
      <w:r w:rsidRPr="005326D2">
        <w:rPr>
          <w:rFonts w:ascii="Arial" w:hAnsi="Arial" w:cs="Arial"/>
        </w:rPr>
        <w:t xml:space="preserve"> </w:t>
      </w:r>
      <w:ins w:id="219" w:author="Giulio" w:date="2018-05-03T14:59:00Z">
        <w:r w:rsidR="007B0C04">
          <w:rPr>
            <w:rFonts w:ascii="Arial" w:hAnsi="Arial" w:cs="Arial"/>
          </w:rPr>
          <w:t>Hence, t</w:t>
        </w:r>
      </w:ins>
      <w:r w:rsidRPr="005326D2">
        <w:rPr>
          <w:rFonts w:ascii="Arial" w:hAnsi="Arial" w:cs="Arial"/>
        </w:rPr>
        <w:t xml:space="preserve">his statistical model describes the probability of observing </w:t>
      </w:r>
      <m:oMath>
        <m:r>
          <w:rPr>
            <w:rFonts w:ascii="Cambria Math" w:hAnsi="Cambria Math" w:cs="Arial"/>
          </w:rPr>
          <m:t>v</m:t>
        </m:r>
      </m:oMath>
      <w:r w:rsidRPr="005326D2">
        <w:rPr>
          <w:rFonts w:ascii="Arial" w:hAnsi="Arial" w:cs="Arial"/>
        </w:rPr>
        <w:t xml:space="preserve"> mutated </w:t>
      </w:r>
      <w:del w:id="220" w:author="Giulio" w:date="2018-05-03T14:59:00Z">
        <w:r w:rsidRPr="005326D2" w:rsidDel="007B0C04">
          <w:rPr>
            <w:rFonts w:ascii="Arial" w:hAnsi="Arial" w:cs="Arial"/>
          </w:rPr>
          <w:delText xml:space="preserve">reads – the so-called Variant Allele Frequency (VAF) -- </w:delText>
        </w:r>
      </w:del>
      <w:r w:rsidRPr="005326D2">
        <w:rPr>
          <w:rFonts w:ascii="Arial" w:hAnsi="Arial" w:cs="Arial"/>
        </w:rPr>
        <w:t xml:space="preserve">at coverage </w:t>
      </w:r>
      <m:oMath>
        <m:acc>
          <m:accPr>
            <m:ctrlPr>
              <w:rPr>
                <w:rFonts w:ascii="Cambria Math" w:hAnsi="Cambria Math" w:cs="Arial"/>
                <w:i/>
              </w:rPr>
            </m:ctrlPr>
          </m:accPr>
          <m:e>
            <m:r>
              <w:rPr>
                <w:rFonts w:ascii="Cambria Math" w:hAnsi="Cambria Math" w:cs="Arial"/>
              </w:rPr>
              <m:t>r</m:t>
            </m:r>
          </m:e>
        </m:acc>
      </m:oMath>
      <w:r w:rsidRPr="005326D2">
        <w:rPr>
          <w:rFonts w:ascii="Arial" w:hAnsi="Arial" w:cs="Arial"/>
        </w:rPr>
        <w:t xml:space="preserve"> as a function of the Beta distribution </w:t>
      </w:r>
      <m:oMath>
        <m:r>
          <m:rPr>
            <m:sty m:val="p"/>
          </m:rPr>
          <w:rPr>
            <w:rFonts w:ascii="Cambria Math" w:hAnsi="Cambria Math" w:cs="Arial"/>
          </w:rPr>
          <m:t>B</m:t>
        </m:r>
        <m:d>
          <m:dPr>
            <m:ctrlPr>
              <w:rPr>
                <w:rFonts w:ascii="Cambria Math" w:hAnsi="Cambria Math" w:cs="Arial"/>
                <w:i/>
              </w:rPr>
            </m:ctrlPr>
          </m:dPr>
          <m:e>
            <m:r>
              <w:rPr>
                <w:rFonts w:ascii="Cambria Math" w:hAnsi="Cambria Math" w:cs="Arial"/>
              </w:rPr>
              <m:t>α,β</m:t>
            </m:r>
          </m:e>
        </m:d>
      </m:oMath>
    </w:p>
    <w:p w14:paraId="05D4A22C" w14:textId="77777777" w:rsidR="006226B6" w:rsidRPr="005326D2" w:rsidRDefault="006226B6" w:rsidP="006226B6">
      <w:pPr>
        <w:rPr>
          <w:rFonts w:ascii="Arial" w:hAnsi="Arial" w:cs="Arial"/>
        </w:rPr>
      </w:pPr>
    </w:p>
    <w:p w14:paraId="495E356B" w14:textId="77777777" w:rsidR="006226B6" w:rsidRPr="005326D2" w:rsidRDefault="006226B6" w:rsidP="006226B6">
      <w:pPr>
        <w:rPr>
          <w:rFonts w:ascii="Arial" w:hAnsi="Arial" w:cs="Arial"/>
        </w:rPr>
      </w:pPr>
      <m:oMathPara>
        <m:oMath>
          <m:r>
            <m:rPr>
              <m:sty m:val="p"/>
            </m:rPr>
            <w:rPr>
              <w:rFonts w:ascii="Cambria Math" w:hAnsi="Cambria Math" w:cs="Arial"/>
            </w:rPr>
            <m:t>BetaBin</m:t>
          </m:r>
          <m:r>
            <w:rPr>
              <w:rFonts w:ascii="Cambria Math" w:hAnsi="Cambria Math" w:cs="Arial"/>
            </w:rPr>
            <m:t>(v|</m:t>
          </m:r>
          <m:acc>
            <m:accPr>
              <m:ctrlPr>
                <w:rPr>
                  <w:rFonts w:ascii="Cambria Math" w:hAnsi="Cambria Math" w:cs="Arial"/>
                  <w:i/>
                </w:rPr>
              </m:ctrlPr>
            </m:accPr>
            <m:e>
              <m:r>
                <w:rPr>
                  <w:rFonts w:ascii="Cambria Math" w:hAnsi="Cambria Math" w:cs="Arial"/>
                </w:rPr>
                <m:t>r</m:t>
              </m:r>
            </m:e>
          </m:acc>
          <m:r>
            <w:rPr>
              <w:rFonts w:ascii="Cambria Math" w:hAnsi="Cambria Math" w:cs="Arial"/>
            </w:rPr>
            <m:t>;α,β)=</m:t>
          </m:r>
          <m:f>
            <m:fPr>
              <m:ctrlPr>
                <w:rPr>
                  <w:rFonts w:ascii="Cambria Math" w:hAnsi="Cambria Math" w:cs="Arial"/>
                  <w:i/>
                </w:rPr>
              </m:ctrlPr>
            </m:fPr>
            <m:num>
              <m:r>
                <m:rPr>
                  <m:sty m:val="p"/>
                </m:rPr>
                <w:rPr>
                  <w:rFonts w:ascii="Cambria Math" w:hAnsi="Cambria Math" w:cs="Arial"/>
                </w:rPr>
                <m:t>B</m:t>
              </m:r>
              <m:r>
                <w:rPr>
                  <w:rFonts w:ascii="Cambria Math" w:hAnsi="Cambria Math" w:cs="Arial"/>
                </w:rPr>
                <m:t>(v+α,</m:t>
              </m:r>
              <m:acc>
                <m:accPr>
                  <m:ctrlPr>
                    <w:rPr>
                      <w:rFonts w:ascii="Cambria Math" w:hAnsi="Cambria Math" w:cs="Arial"/>
                      <w:i/>
                    </w:rPr>
                  </m:ctrlPr>
                </m:accPr>
                <m:e>
                  <m:r>
                    <w:rPr>
                      <w:rFonts w:ascii="Cambria Math" w:hAnsi="Cambria Math" w:cs="Arial"/>
                    </w:rPr>
                    <m:t>r</m:t>
                  </m:r>
                </m:e>
              </m:acc>
              <m:r>
                <w:rPr>
                  <w:rFonts w:ascii="Cambria Math" w:hAnsi="Cambria Math" w:cs="Arial"/>
                </w:rPr>
                <m:t>-v+β)</m:t>
              </m:r>
              <m:d>
                <m:dPr>
                  <m:ctrlPr>
                    <w:rPr>
                      <w:rFonts w:ascii="Cambria Math" w:hAnsi="Cambria Math" w:cs="Arial"/>
                      <w:i/>
                    </w:rPr>
                  </m:ctrlPr>
                </m:dPr>
                <m:e>
                  <m:f>
                    <m:fPr>
                      <m:type m:val="noBar"/>
                      <m:ctrlPr>
                        <w:rPr>
                          <w:rFonts w:ascii="Cambria Math" w:hAnsi="Cambria Math" w:cs="Arial"/>
                          <w:i/>
                        </w:rPr>
                      </m:ctrlPr>
                    </m:fPr>
                    <m:num>
                      <m:acc>
                        <m:accPr>
                          <m:ctrlPr>
                            <w:rPr>
                              <w:rFonts w:ascii="Cambria Math" w:hAnsi="Cambria Math" w:cs="Arial"/>
                              <w:i/>
                            </w:rPr>
                          </m:ctrlPr>
                        </m:accPr>
                        <m:e>
                          <m:r>
                            <w:rPr>
                              <w:rFonts w:ascii="Cambria Math" w:hAnsi="Cambria Math" w:cs="Arial"/>
                            </w:rPr>
                            <m:t>r</m:t>
                          </m:r>
                        </m:e>
                      </m:acc>
                    </m:num>
                    <m:den>
                      <m:r>
                        <w:rPr>
                          <w:rFonts w:ascii="Cambria Math" w:hAnsi="Cambria Math" w:cs="Arial"/>
                        </w:rPr>
                        <m:t>v</m:t>
                      </m:r>
                    </m:den>
                  </m:f>
                </m:e>
              </m:d>
            </m:num>
            <m:den>
              <m:r>
                <m:rPr>
                  <m:sty m:val="p"/>
                </m:rPr>
                <w:rPr>
                  <w:rFonts w:ascii="Cambria Math" w:hAnsi="Cambria Math" w:cs="Arial"/>
                </w:rPr>
                <m:t>B</m:t>
              </m:r>
              <m:r>
                <w:rPr>
                  <w:rFonts w:ascii="Cambria Math" w:hAnsi="Cambria Math" w:cs="Arial"/>
                </w:rPr>
                <m:t>(α,β)</m:t>
              </m:r>
            </m:den>
          </m:f>
        </m:oMath>
      </m:oMathPara>
    </w:p>
    <w:p w14:paraId="3E3435FE" w14:textId="77777777" w:rsidR="006226B6" w:rsidRPr="005326D2" w:rsidRDefault="006226B6" w:rsidP="006226B6">
      <w:pPr>
        <w:rPr>
          <w:rFonts w:ascii="Arial" w:hAnsi="Arial" w:cs="Arial"/>
        </w:rPr>
      </w:pPr>
    </w:p>
    <w:p w14:paraId="74082F3B" w14:textId="27B40614" w:rsidR="006226B6" w:rsidRPr="005326D2" w:rsidRDefault="007B0C04" w:rsidP="009657EF">
      <w:pPr>
        <w:rPr>
          <w:rFonts w:ascii="Arial" w:hAnsi="Arial" w:cs="Arial"/>
        </w:rPr>
      </w:pPr>
      <w:ins w:id="221" w:author="Giulio" w:date="2018-05-03T14:59:00Z">
        <w:r>
          <w:rPr>
            <w:rFonts w:ascii="Arial" w:hAnsi="Arial" w:cs="Arial"/>
          </w:rPr>
          <w:t xml:space="preserve">This quantity is </w:t>
        </w:r>
      </w:ins>
      <w:ins w:id="222" w:author="Giulio" w:date="2018-05-03T15:00:00Z">
        <w:r>
          <w:rPr>
            <w:rFonts w:ascii="Arial" w:hAnsi="Arial" w:cs="Arial"/>
          </w:rPr>
          <w:t xml:space="preserve">related to </w:t>
        </w:r>
      </w:ins>
      <w:ins w:id="223" w:author="Giulio" w:date="2018-05-03T14:59:00Z">
        <w:r w:rsidRPr="005326D2">
          <w:rPr>
            <w:rFonts w:ascii="Arial" w:hAnsi="Arial" w:cs="Arial"/>
          </w:rPr>
          <w:t>the so-called Variant Allele Frequency (VAF)</w:t>
        </w:r>
      </w:ins>
      <w:ins w:id="224" w:author="Giulio" w:date="2018-05-03T15:00:00Z">
        <w:r>
          <w:rPr>
            <w:rFonts w:ascii="Arial" w:hAnsi="Arial" w:cs="Arial"/>
          </w:rPr>
          <w:t>, which is defined to be</w:t>
        </w:r>
      </w:ins>
      <w:ins w:id="225" w:author="Giulio" w:date="2018-05-03T14:59:00Z">
        <w:r>
          <w:rPr>
            <w:rFonts w:ascii="Arial" w:hAnsi="Arial" w:cs="Arial"/>
          </w:rPr>
          <w:t xml:space="preserve"> </w:t>
        </w:r>
        <m:oMath>
          <m:r>
            <w:rPr>
              <w:rFonts w:ascii="Cambria Math" w:hAnsi="Cambria Math" w:cs="Arial"/>
            </w:rPr>
            <m:t>v/</m:t>
          </m:r>
          <m:acc>
            <m:accPr>
              <m:ctrlPr>
                <w:rPr>
                  <w:rFonts w:ascii="Cambria Math" w:hAnsi="Cambria Math" w:cs="Arial"/>
                  <w:i/>
                </w:rPr>
              </m:ctrlPr>
            </m:accPr>
            <m:e>
              <m:r>
                <w:rPr>
                  <w:rFonts w:ascii="Cambria Math" w:hAnsi="Cambria Math" w:cs="Arial"/>
                </w:rPr>
                <m:t>r</m:t>
              </m:r>
            </m:e>
          </m:acc>
        </m:oMath>
      </w:ins>
      <w:ins w:id="226" w:author="Giulio" w:date="2018-05-03T15:00:00Z">
        <w:r>
          <w:rPr>
            <w:rFonts w:ascii="Arial" w:hAnsi="Arial" w:cs="Arial"/>
          </w:rPr>
          <w:t xml:space="preserve">. </w:t>
        </w:r>
      </w:ins>
      <w:r w:rsidR="006226B6" w:rsidRPr="005326D2">
        <w:rPr>
          <w:rFonts w:ascii="Arial" w:hAnsi="Arial" w:cs="Arial"/>
        </w:rPr>
        <w:t xml:space="preserve">This compound model extends </w:t>
      </w:r>
      <w:ins w:id="227" w:author="Giulio" w:date="2018-05-03T15:01:00Z">
        <w:r w:rsidR="00A11DDE">
          <w:rPr>
            <w:rFonts w:ascii="Arial" w:hAnsi="Arial" w:cs="Arial"/>
          </w:rPr>
          <w:t>B</w:t>
        </w:r>
      </w:ins>
      <w:r w:rsidR="006226B6" w:rsidRPr="005326D2">
        <w:rPr>
          <w:rFonts w:ascii="Arial" w:hAnsi="Arial" w:cs="Arial"/>
        </w:rPr>
        <w:t xml:space="preserve">inomial sampling with over-dispersion effects </w:t>
      </w:r>
      <w:ins w:id="228" w:author="Giulio" w:date="2018-05-03T15:00:00Z">
        <w:r w:rsidR="00FF3BDF">
          <w:rPr>
            <w:rFonts w:ascii="Arial" w:hAnsi="Arial" w:cs="Arial"/>
          </w:rPr>
          <w:t>that better account</w:t>
        </w:r>
        <w:r>
          <w:rPr>
            <w:rFonts w:ascii="Arial" w:hAnsi="Arial" w:cs="Arial"/>
          </w:rPr>
          <w:t xml:space="preserve"> for </w:t>
        </w:r>
      </w:ins>
      <w:ins w:id="229" w:author="Giulio" w:date="2018-05-03T15:02:00Z">
        <w:r w:rsidR="009657EF">
          <w:rPr>
            <w:rFonts w:ascii="Arial" w:hAnsi="Arial" w:cs="Arial"/>
          </w:rPr>
          <w:t>non-uniform coverage in sequencing assays</w:t>
        </w:r>
      </w:ins>
      <w:del w:id="230" w:author="Giulio" w:date="2018-05-03T15:02:00Z">
        <w:r w:rsidR="006226B6" w:rsidRPr="005326D2" w:rsidDel="009657EF">
          <w:rPr>
            <w:rFonts w:ascii="Arial" w:hAnsi="Arial" w:cs="Arial"/>
          </w:rPr>
          <w:delText>has been used to model read-counts in several other analysis</w:delText>
        </w:r>
      </w:del>
      <w:r w:rsidR="006226B6" w:rsidRPr="005326D2">
        <w:rPr>
          <w:rFonts w:ascii="Arial" w:hAnsi="Arial" w:cs="Arial"/>
        </w:rPr>
        <w:t xml:space="preserve"> </w:t>
      </w:r>
      <w:commentRangeStart w:id="231"/>
      <w:r w:rsidR="006226B6" w:rsidRPr="005326D2">
        <w:rPr>
          <w:rFonts w:ascii="Arial" w:hAnsi="Arial" w:cs="Arial"/>
          <w:color w:val="FF0000"/>
        </w:rPr>
        <w:t>[CITE.WHO?]</w:t>
      </w:r>
      <w:commentRangeEnd w:id="231"/>
      <w:r w:rsidR="00AB3945">
        <w:rPr>
          <w:rStyle w:val="CommentReference"/>
        </w:rPr>
        <w:commentReference w:id="231"/>
      </w:r>
      <w:r w:rsidR="006226B6" w:rsidRPr="005326D2">
        <w:rPr>
          <w:rFonts w:ascii="Arial" w:hAnsi="Arial" w:cs="Arial"/>
        </w:rPr>
        <w:t>; technically, it is a Binomial distribution whose parameter follows a Beta</w:t>
      </w:r>
      <w:ins w:id="232" w:author="Giulio" w:date="2018-05-03T15:03:00Z">
        <w:r w:rsidR="0029216E">
          <w:rPr>
            <w:rFonts w:ascii="Arial" w:hAnsi="Arial" w:cs="Arial"/>
          </w:rPr>
          <w:t xml:space="preserve"> distribution</w:t>
        </w:r>
      </w:ins>
      <w:r w:rsidR="006226B6" w:rsidRPr="005326D2">
        <w:rPr>
          <w:rFonts w:ascii="Arial" w:hAnsi="Arial" w:cs="Arial"/>
        </w:rPr>
        <w:t xml:space="preserve"> with hyper-parameters </w:t>
      </w:r>
      <m:oMath>
        <m:r>
          <w:rPr>
            <w:rFonts w:ascii="Cambria Math" w:hAnsi="Cambria Math" w:cs="Arial"/>
          </w:rPr>
          <m:t>α</m:t>
        </m:r>
      </m:oMath>
      <w:r w:rsidR="006226B6" w:rsidRPr="005326D2">
        <w:rPr>
          <w:rFonts w:ascii="Arial" w:hAnsi="Arial" w:cs="Arial"/>
        </w:rPr>
        <w:t xml:space="preserve"> and </w:t>
      </w:r>
      <m:oMath>
        <m:r>
          <w:rPr>
            <w:rFonts w:ascii="Cambria Math" w:hAnsi="Cambria Math" w:cs="Arial"/>
          </w:rPr>
          <m:t>β</m:t>
        </m:r>
      </m:oMath>
      <w:ins w:id="233" w:author="Giulio" w:date="2018-05-03T15:03:00Z">
        <w:r w:rsidR="008C1AB3">
          <w:rPr>
            <w:rFonts w:ascii="Arial" w:hAnsi="Arial" w:cs="Arial"/>
          </w:rPr>
          <w:t>, greater than 0</w:t>
        </w:r>
      </w:ins>
      <w:r w:rsidR="006226B6" w:rsidRPr="005326D2">
        <w:rPr>
          <w:rFonts w:ascii="Arial" w:hAnsi="Arial" w:cs="Arial"/>
        </w:rPr>
        <w:t xml:space="preserve">. </w:t>
      </w:r>
    </w:p>
    <w:p w14:paraId="7908E217" w14:textId="77777777" w:rsidR="006226B6" w:rsidRPr="005326D2" w:rsidRDefault="006226B6" w:rsidP="006226B6">
      <w:pPr>
        <w:rPr>
          <w:rFonts w:ascii="Arial" w:hAnsi="Arial" w:cs="Arial"/>
        </w:rPr>
      </w:pPr>
    </w:p>
    <w:p w14:paraId="64D68FB4" w14:textId="32A47B32" w:rsidR="006226B6" w:rsidRPr="005326D2" w:rsidRDefault="006226B6" w:rsidP="008A0ADE">
      <w:pPr>
        <w:rPr>
          <w:rFonts w:ascii="Arial" w:hAnsi="Arial" w:cs="Arial"/>
        </w:rPr>
      </w:pPr>
      <w:del w:id="234" w:author="Giulio" w:date="2018-05-03T15:04:00Z">
        <w:r w:rsidRPr="005326D2" w:rsidDel="00ED3104">
          <w:rPr>
            <w:rFonts w:ascii="Arial" w:hAnsi="Arial" w:cs="Arial"/>
          </w:rPr>
          <w:delText xml:space="preserve">A </w:delText>
        </w:r>
      </w:del>
      <w:ins w:id="235" w:author="Giulio" w:date="2018-05-03T15:06:00Z">
        <w:r w:rsidR="0087046B">
          <w:rPr>
            <w:rFonts w:ascii="Arial" w:hAnsi="Arial" w:cs="Arial"/>
          </w:rPr>
          <w:t>Multiple</w:t>
        </w:r>
      </w:ins>
      <w:ins w:id="236" w:author="Giulio" w:date="2018-05-03T15:04:00Z">
        <w:r w:rsidR="00ED3104">
          <w:rPr>
            <w:rFonts w:ascii="Arial" w:hAnsi="Arial" w:cs="Arial"/>
          </w:rPr>
          <w:t xml:space="preserve"> </w:t>
        </w:r>
      </w:ins>
      <w:r w:rsidRPr="005326D2">
        <w:rPr>
          <w:rFonts w:ascii="Arial" w:hAnsi="Arial" w:cs="Arial"/>
        </w:rPr>
        <w:t xml:space="preserve">Beta-Binomial model was trained for each copy number status for the input SNVs, and each WES sample of the primary tumour. By separating read counts by copy number status, we can adjust data for every non-diploid SNV in a more precise and consistent way. </w:t>
      </w:r>
      <w:ins w:id="237" w:author="Giulio" w:date="2018-05-03T15:04:00Z">
        <w:r w:rsidR="008A0ADE">
          <w:rPr>
            <w:rFonts w:ascii="Arial" w:hAnsi="Arial" w:cs="Arial"/>
          </w:rPr>
          <w:t xml:space="preserve">To train a model at minimum </w:t>
        </w:r>
      </w:ins>
      <w:ins w:id="238" w:author="Giulio" w:date="2018-05-03T15:05:00Z">
        <w:r w:rsidR="008A0ADE">
          <w:rPr>
            <w:rFonts w:ascii="Arial" w:hAnsi="Arial" w:cs="Arial"/>
          </w:rPr>
          <w:t xml:space="preserve">acceptable </w:t>
        </w:r>
      </w:ins>
      <w:ins w:id="239" w:author="Giulio" w:date="2018-05-03T15:04:00Z">
        <w:r w:rsidR="008A0ADE">
          <w:rPr>
            <w:rFonts w:ascii="Arial" w:hAnsi="Arial" w:cs="Arial"/>
          </w:rPr>
          <w:t>quality</w:t>
        </w:r>
      </w:ins>
      <w:ins w:id="240" w:author="Giulio" w:date="2018-05-03T15:05:00Z">
        <w:r w:rsidR="008A0ADE">
          <w:rPr>
            <w:rFonts w:ascii="Arial" w:hAnsi="Arial" w:cs="Arial"/>
          </w:rPr>
          <w:t xml:space="preserve"> for the</w:t>
        </w:r>
      </w:ins>
      <w:ins w:id="241" w:author="Giulio" w:date="2018-05-03T15:06:00Z">
        <w:r w:rsidR="00EE2480">
          <w:rPr>
            <w:rFonts w:ascii="Arial" w:hAnsi="Arial" w:cs="Arial"/>
          </w:rPr>
          <w:t xml:space="preserve"> next</w:t>
        </w:r>
      </w:ins>
      <w:ins w:id="242" w:author="Giulio" w:date="2018-05-03T15:05:00Z">
        <w:r w:rsidR="008A0ADE">
          <w:rPr>
            <w:rFonts w:ascii="Arial" w:hAnsi="Arial" w:cs="Arial"/>
          </w:rPr>
          <w:t xml:space="preserve"> test</w:t>
        </w:r>
      </w:ins>
      <w:ins w:id="243" w:author="Giulio" w:date="2018-05-03T15:04:00Z">
        <w:r w:rsidR="008A0ADE">
          <w:rPr>
            <w:rFonts w:ascii="Arial" w:hAnsi="Arial" w:cs="Arial"/>
          </w:rPr>
          <w:t>, we di</w:t>
        </w:r>
      </w:ins>
      <w:ins w:id="244" w:author="Giulio" w:date="2018-05-03T15:05:00Z">
        <w:r w:rsidR="008A0ADE">
          <w:rPr>
            <w:rFonts w:ascii="Arial" w:hAnsi="Arial" w:cs="Arial"/>
          </w:rPr>
          <w:t>scarded all combination of param</w:t>
        </w:r>
      </w:ins>
      <w:ins w:id="245" w:author="Giulio" w:date="2018-05-03T15:06:00Z">
        <w:r w:rsidR="008A0ADE">
          <w:rPr>
            <w:rFonts w:ascii="Arial" w:hAnsi="Arial" w:cs="Arial"/>
          </w:rPr>
          <w:t>e</w:t>
        </w:r>
      </w:ins>
      <w:ins w:id="246" w:author="Giulio" w:date="2018-05-03T15:05:00Z">
        <w:r w:rsidR="008A0ADE">
          <w:rPr>
            <w:rFonts w:ascii="Arial" w:hAnsi="Arial" w:cs="Arial"/>
          </w:rPr>
          <w:t xml:space="preserve">ters for which we do not have, at least, 10 </w:t>
        </w:r>
      </w:ins>
      <w:ins w:id="247" w:author="Giulio" w:date="2018-05-03T15:06:00Z">
        <w:r w:rsidR="007764B7">
          <w:rPr>
            <w:rFonts w:ascii="Arial" w:hAnsi="Arial" w:cs="Arial"/>
          </w:rPr>
          <w:t xml:space="preserve">available </w:t>
        </w:r>
      </w:ins>
      <w:ins w:id="248" w:author="Giulio" w:date="2018-05-03T15:05:00Z">
        <w:r w:rsidR="008A0ADE">
          <w:rPr>
            <w:rFonts w:ascii="Arial" w:hAnsi="Arial" w:cs="Arial"/>
          </w:rPr>
          <w:t>SNVs.</w:t>
        </w:r>
      </w:ins>
      <w:del w:id="249" w:author="Giulio" w:date="2018-05-03T15:06:00Z">
        <w:r w:rsidRPr="005326D2" w:rsidDel="008A0ADE">
          <w:rPr>
            <w:rFonts w:ascii="Arial" w:hAnsi="Arial" w:cs="Arial"/>
          </w:rPr>
          <w:delText>If, for a combination of parameters we find less than 10 SNVs, then we cannot train a suitable Beta-Binomial model.</w:delText>
        </w:r>
      </w:del>
      <w:r w:rsidRPr="005326D2">
        <w:rPr>
          <w:rFonts w:ascii="Arial" w:hAnsi="Arial" w:cs="Arial"/>
        </w:rPr>
        <w:t xml:space="preserve"> When that is the case</w:t>
      </w:r>
      <w:ins w:id="250" w:author="Giulio" w:date="2018-05-03T15:06:00Z">
        <w:r w:rsidR="00EB3314">
          <w:rPr>
            <w:rFonts w:ascii="Arial" w:hAnsi="Arial" w:cs="Arial"/>
          </w:rPr>
          <w:t>,</w:t>
        </w:r>
      </w:ins>
      <w:r w:rsidRPr="005326D2">
        <w:rPr>
          <w:rFonts w:ascii="Arial" w:hAnsi="Arial" w:cs="Arial"/>
        </w:rPr>
        <w:t xml:space="preserve"> we removed from downstream analysis this configuration of copy number status and input sample. </w:t>
      </w:r>
    </w:p>
    <w:p w14:paraId="1653D644" w14:textId="77777777" w:rsidR="006226B6" w:rsidRPr="005326D2" w:rsidRDefault="006226B6" w:rsidP="006226B6">
      <w:pPr>
        <w:rPr>
          <w:rFonts w:ascii="Arial" w:hAnsi="Arial" w:cs="Arial"/>
        </w:rPr>
      </w:pPr>
    </w:p>
    <w:p w14:paraId="294FBB6E" w14:textId="53D52C0F" w:rsidR="006226B6" w:rsidRPr="005326D2" w:rsidRDefault="006226B6" w:rsidP="006226B6">
      <w:pPr>
        <w:rPr>
          <w:rFonts w:ascii="Arial" w:hAnsi="Arial" w:cs="Arial"/>
        </w:rPr>
      </w:pPr>
      <w:r w:rsidRPr="005326D2">
        <w:rPr>
          <w:rFonts w:ascii="Arial" w:hAnsi="Arial" w:cs="Arial"/>
        </w:rPr>
        <w:t xml:space="preserve">To learn the model parameters </w:t>
      </w:r>
      <m:oMath>
        <m:r>
          <w:rPr>
            <w:rFonts w:ascii="Cambria Math" w:hAnsi="Cambria Math" w:cs="Arial"/>
          </w:rPr>
          <m:t>α</m:t>
        </m:r>
      </m:oMath>
      <w:r w:rsidRPr="005326D2">
        <w:rPr>
          <w:rFonts w:ascii="Arial" w:hAnsi="Arial" w:cs="Arial"/>
        </w:rPr>
        <w:t xml:space="preserve"> and </w:t>
      </w:r>
      <m:oMath>
        <m:r>
          <w:rPr>
            <w:rFonts w:ascii="Cambria Math" w:hAnsi="Cambria Math" w:cs="Arial"/>
          </w:rPr>
          <m:t>β</m:t>
        </m:r>
        <w:ins w:id="251" w:author="Giulio" w:date="2018-05-03T15:07:00Z">
          <m:r>
            <w:rPr>
              <w:rFonts w:ascii="Cambria Math" w:hAnsi="Cambria Math" w:cs="Arial"/>
            </w:rPr>
            <m:t xml:space="preserve"> </m:t>
          </m:r>
        </w:ins>
      </m:oMath>
      <w:ins w:id="252" w:author="Giulio" w:date="2018-05-03T15:07:00Z">
        <w:r w:rsidR="000B16CA">
          <w:rPr>
            <w:rFonts w:ascii="Arial" w:hAnsi="Arial" w:cs="Arial"/>
          </w:rPr>
          <w:t>from data,</w:t>
        </w:r>
      </w:ins>
      <w:r w:rsidRPr="005326D2">
        <w:rPr>
          <w:rFonts w:ascii="Arial" w:hAnsi="Arial" w:cs="Arial"/>
        </w:rPr>
        <w:t xml:space="preserve"> we used the Maximum Likelihood fitting procedure </w:t>
      </w:r>
      <w:r w:rsidRPr="000B16CA">
        <w:rPr>
          <w:rFonts w:ascii="Andale Mono" w:hAnsi="Andale Mono" w:cs="Arial"/>
          <w:rPrChange w:id="253" w:author="Giulio" w:date="2018-05-03T15:07:00Z">
            <w:rPr>
              <w:rFonts w:ascii="Arial" w:hAnsi="Arial" w:cs="Arial"/>
            </w:rPr>
          </w:rPrChange>
        </w:rPr>
        <w:t>vglm</w:t>
      </w:r>
      <w:r w:rsidRPr="005326D2">
        <w:rPr>
          <w:rFonts w:ascii="Arial" w:hAnsi="Arial" w:cs="Arial"/>
        </w:rPr>
        <w:t xml:space="preserve"> for</w:t>
      </w:r>
      <w:r w:rsidRPr="005326D2">
        <w:rPr>
          <w:rFonts w:ascii="Arial" w:hAnsi="Arial" w:cs="Arial"/>
          <w:i/>
        </w:rPr>
        <w:t xml:space="preserve"> vector generalized linear models</w:t>
      </w:r>
      <w:r w:rsidRPr="005326D2">
        <w:rPr>
          <w:rFonts w:ascii="Arial" w:hAnsi="Arial" w:cs="Arial"/>
        </w:rPr>
        <w:t xml:space="preserve"> that is implemented in the R package VGAM</w:t>
      </w:r>
      <w:ins w:id="254" w:author="Giulio" w:date="2018-05-03T15:07:00Z">
        <w:r w:rsidR="00A43B0D">
          <w:rPr>
            <w:rFonts w:ascii="Arial" w:hAnsi="Arial" w:cs="Arial"/>
          </w:rPr>
          <w:t xml:space="preserve"> (</w:t>
        </w:r>
      </w:ins>
      <w:ins w:id="255" w:author="Giulio" w:date="2018-05-03T15:08:00Z">
        <w:r w:rsidR="00A43F8D">
          <w:rPr>
            <w:rFonts w:ascii="Arial" w:hAnsi="Arial" w:cs="Arial"/>
          </w:rPr>
          <w:t xml:space="preserve">version </w:t>
        </w:r>
      </w:ins>
      <w:ins w:id="256" w:author="Giulio" w:date="2018-05-03T15:07:00Z">
        <w:r w:rsidR="00A43B0D">
          <w:rPr>
            <w:rFonts w:ascii="Arial" w:hAnsi="Arial" w:cs="Arial"/>
          </w:rPr>
          <w:t>1.0-5)</w:t>
        </w:r>
      </w:ins>
      <w:r w:rsidRPr="005326D2">
        <w:rPr>
          <w:rFonts w:ascii="Arial" w:hAnsi="Arial" w:cs="Arial"/>
        </w:rPr>
        <w:t>.</w:t>
      </w:r>
    </w:p>
    <w:p w14:paraId="72D644CC" w14:textId="77777777" w:rsidR="006226B6" w:rsidRDefault="006226B6" w:rsidP="006226B6">
      <w:pPr>
        <w:pStyle w:val="Heading2"/>
      </w:pPr>
      <w:r>
        <w:t>Testing</w:t>
      </w:r>
    </w:p>
    <w:p w14:paraId="211A3E26" w14:textId="77777777" w:rsidR="006226B6" w:rsidRDefault="006226B6" w:rsidP="006226B6"/>
    <w:p w14:paraId="06CEEAFC" w14:textId="5D71A25D" w:rsidR="006226B6" w:rsidRPr="005326D2" w:rsidRDefault="006226B6" w:rsidP="006226B6">
      <w:pPr>
        <w:rPr>
          <w:rFonts w:ascii="Arial" w:hAnsi="Arial" w:cs="Arial"/>
        </w:rPr>
      </w:pPr>
      <w:r w:rsidRPr="005326D2">
        <w:rPr>
          <w:rFonts w:ascii="Arial" w:hAnsi="Arial" w:cs="Arial"/>
        </w:rPr>
        <w:t xml:space="preserve">We identified testable SNVs from two deep-sequencing targeted panels. Because panels have ~3000x coverage, we require each SNV to have at least </w:t>
      </w:r>
      <w:ins w:id="257" w:author="Giulio" w:date="2018-05-03T15:09:00Z">
        <m:oMath>
          <m:r>
            <w:rPr>
              <w:rFonts w:ascii="Cambria Math" w:hAnsi="Cambria Math" w:cs="Arial"/>
            </w:rPr>
            <m:t>k=10</m:t>
          </m:r>
        </m:oMath>
      </w:ins>
      <w:del w:id="258" w:author="Giulio" w:date="2018-05-03T15:09:00Z">
        <m:oMath>
          <m:r>
            <w:rPr>
              <w:rFonts w:ascii="Cambria Math" w:hAnsi="Cambria Math" w:cs="Arial"/>
            </w:rPr>
            <m:t>k=10</m:t>
          </m:r>
        </m:oMath>
      </w:del>
      <w:r w:rsidRPr="005326D2">
        <w:rPr>
          <w:rFonts w:ascii="Arial" w:hAnsi="Arial" w:cs="Arial"/>
        </w:rPr>
        <w:t xml:space="preserve"> reads with the variant allele</w:t>
      </w:r>
      <w:ins w:id="259" w:author="Giulio" w:date="2018-05-03T15:08:00Z">
        <w:r w:rsidR="005F2D5E">
          <w:rPr>
            <w:rFonts w:ascii="Arial" w:hAnsi="Arial" w:cs="Arial"/>
          </w:rPr>
          <w:t xml:space="preserve"> (NV</w:t>
        </w:r>
        <m:oMath>
          <m:r>
            <w:rPr>
              <w:rFonts w:ascii="Cambria Math" w:hAnsi="Cambria Math" w:cs="Arial"/>
            </w:rPr>
            <m:t xml:space="preserve"> </m:t>
          </m:r>
          <m:r>
            <w:rPr>
              <w:rFonts w:ascii="Cambria Math" w:hAnsi="Cambria Math" w:cs="Arial"/>
            </w:rPr>
            <m:t>≥10</m:t>
          </m:r>
        </m:oMath>
        <w:r w:rsidR="005F2D5E">
          <w:rPr>
            <w:rFonts w:ascii="Arial" w:hAnsi="Arial" w:cs="Arial"/>
          </w:rPr>
          <w:t>)</w:t>
        </w:r>
      </w:ins>
      <w:r w:rsidRPr="005326D2">
        <w:rPr>
          <w:rFonts w:ascii="Arial" w:hAnsi="Arial" w:cs="Arial"/>
        </w:rPr>
        <w:t>.  When that is not the case, the SNV is considered missing from the panel</w:t>
      </w:r>
      <w:ins w:id="260" w:author="Giulio" w:date="2018-05-03T15:09:00Z">
        <w:r w:rsidR="00441B2D">
          <w:rPr>
            <w:rFonts w:ascii="Arial" w:hAnsi="Arial" w:cs="Arial"/>
          </w:rPr>
          <w:t xml:space="preserve">, and it qualifies </w:t>
        </w:r>
      </w:ins>
      <w:ins w:id="261" w:author="Giulio" w:date="2018-05-03T15:10:00Z">
        <w:r w:rsidR="00441B2D">
          <w:rPr>
            <w:rFonts w:ascii="Arial" w:hAnsi="Arial" w:cs="Arial"/>
          </w:rPr>
          <w:t xml:space="preserve">as suitable </w:t>
        </w:r>
      </w:ins>
      <w:ins w:id="262" w:author="Giulio" w:date="2018-05-03T15:09:00Z">
        <w:r w:rsidR="00441B2D">
          <w:rPr>
            <w:rFonts w:ascii="Arial" w:hAnsi="Arial" w:cs="Arial"/>
          </w:rPr>
          <w:t xml:space="preserve">for </w:t>
        </w:r>
      </w:ins>
      <w:ins w:id="263" w:author="Giulio" w:date="2018-05-03T15:10:00Z">
        <w:r w:rsidR="00441B2D">
          <w:rPr>
            <w:rFonts w:ascii="Arial" w:hAnsi="Arial" w:cs="Arial"/>
          </w:rPr>
          <w:t>our test</w:t>
        </w:r>
      </w:ins>
      <w:r w:rsidRPr="005326D2">
        <w:rPr>
          <w:rFonts w:ascii="Arial" w:hAnsi="Arial" w:cs="Arial"/>
        </w:rPr>
        <w:t xml:space="preserve">. We particularly care about the ones that are missing in the margin sample (M): if the margin was ancestral to the primary tumour, we expect it to lack some SNVs that are clonal in the primary WES samples. </w:t>
      </w:r>
    </w:p>
    <w:p w14:paraId="4B197B58" w14:textId="77777777" w:rsidR="006226B6" w:rsidRPr="005326D2" w:rsidRDefault="006226B6" w:rsidP="006226B6">
      <w:pPr>
        <w:rPr>
          <w:rFonts w:ascii="Arial" w:hAnsi="Arial" w:cs="Arial"/>
        </w:rPr>
      </w:pPr>
    </w:p>
    <w:p w14:paraId="2B9DC8D8" w14:textId="775C9ED3" w:rsidR="006226B6" w:rsidRPr="005326D2" w:rsidRDefault="006226B6" w:rsidP="006226B6">
      <w:pPr>
        <w:rPr>
          <w:rFonts w:ascii="Arial" w:hAnsi="Arial" w:cs="Arial"/>
        </w:rPr>
      </w:pPr>
      <w:r w:rsidRPr="005326D2">
        <w:rPr>
          <w:rFonts w:ascii="Arial" w:hAnsi="Arial" w:cs="Arial"/>
        </w:rPr>
        <w:t>If a patient has more than one margin sample (e.g.</w:t>
      </w:r>
      <w:del w:id="264" w:author="Sara Piccirillo" w:date="2018-05-01T18:41:00Z">
        <w:r w:rsidRPr="005326D2" w:rsidDel="00567C09">
          <w:rPr>
            <w:rFonts w:ascii="Arial" w:hAnsi="Arial" w:cs="Arial"/>
          </w:rPr>
          <w:delText>,</w:delText>
        </w:r>
      </w:del>
      <w:r w:rsidRPr="005326D2">
        <w:rPr>
          <w:rFonts w:ascii="Arial" w:hAnsi="Arial" w:cs="Arial"/>
        </w:rPr>
        <w:t xml:space="preserve"> Patient A23), we require the mutation to be absent across </w:t>
      </w:r>
      <w:r w:rsidRPr="005326D2">
        <w:rPr>
          <w:rFonts w:ascii="Arial" w:hAnsi="Arial" w:cs="Arial"/>
          <w:i/>
        </w:rPr>
        <w:t>all</w:t>
      </w:r>
      <w:r w:rsidRPr="005326D2">
        <w:rPr>
          <w:rFonts w:ascii="Arial" w:hAnsi="Arial" w:cs="Arial"/>
        </w:rPr>
        <w:t xml:space="preserve"> margin samples. SNVs selected in this way appear indeed clonal in the primary tumour</w:t>
      </w:r>
      <w:del w:id="265" w:author="Microsoft Office User" w:date="2018-04-25T12:38:00Z">
        <w:r w:rsidRPr="005326D2" w:rsidDel="00582A84">
          <w:rPr>
            <w:rFonts w:ascii="Arial" w:hAnsi="Arial" w:cs="Arial"/>
          </w:rPr>
          <w:delText>,</w:delText>
        </w:r>
      </w:del>
      <w:r w:rsidRPr="005326D2">
        <w:rPr>
          <w:rFonts w:ascii="Arial" w:hAnsi="Arial" w:cs="Arial"/>
        </w:rPr>
        <w:t xml:space="preserve"> but are missing in the margin biopsy from the targeted panels. Some patients have no testable mutations (e.g. Patient 42). The SNVs that we detected from both targeted panels are pooled together, and their number of reads (NR) from the VCF files is stored; if an SNV is detected from both panels, we sum the NR values from both panels.</w:t>
      </w:r>
    </w:p>
    <w:p w14:paraId="5F2ED332" w14:textId="77777777" w:rsidR="006226B6" w:rsidRPr="005326D2" w:rsidRDefault="006226B6" w:rsidP="006226B6">
      <w:pPr>
        <w:rPr>
          <w:rFonts w:ascii="Arial" w:hAnsi="Arial" w:cs="Arial"/>
        </w:rPr>
      </w:pPr>
    </w:p>
    <w:p w14:paraId="2268FF01" w14:textId="51DE1CBB" w:rsidR="006226B6" w:rsidRPr="005326D2" w:rsidRDefault="006226B6" w:rsidP="006226B6">
      <w:pPr>
        <w:rPr>
          <w:rFonts w:ascii="Arial" w:hAnsi="Arial" w:cs="Arial"/>
        </w:rPr>
      </w:pPr>
      <w:r w:rsidRPr="005326D2">
        <w:rPr>
          <w:rFonts w:ascii="Arial" w:hAnsi="Arial" w:cs="Arial"/>
        </w:rPr>
        <w:t xml:space="preserve">Read counts from the margins are corrected as with the training set. Copy number status for mutations in the margin is the same for the training set, by </w:t>
      </w:r>
      <w:del w:id="266" w:author="Giulio" w:date="2018-05-03T15:11:00Z">
        <w:r w:rsidRPr="005326D2" w:rsidDel="00102CF2">
          <w:rPr>
            <w:rFonts w:ascii="Arial" w:hAnsi="Arial" w:cs="Arial"/>
          </w:rPr>
          <w:delText>construction</w:delText>
        </w:r>
      </w:del>
      <w:ins w:id="267" w:author="Giulio" w:date="2018-05-03T15:11:00Z">
        <w:r w:rsidR="00102CF2">
          <w:rPr>
            <w:rFonts w:ascii="Arial" w:hAnsi="Arial" w:cs="Arial"/>
          </w:rPr>
          <w:t>design choice</w:t>
        </w:r>
      </w:ins>
      <w:r w:rsidRPr="005326D2">
        <w:rPr>
          <w:rFonts w:ascii="Arial" w:hAnsi="Arial" w:cs="Arial"/>
        </w:rPr>
        <w:t xml:space="preserve">. Purity correction instead requires some considerations. Estimation of purity </w:t>
      </w:r>
      <m:oMath>
        <m:r>
          <w:rPr>
            <w:rFonts w:ascii="Cambria Math" w:hAnsi="Cambria Math" w:cs="Arial"/>
          </w:rPr>
          <m:t>π</m:t>
        </m:r>
      </m:oMath>
      <w:r w:rsidRPr="005326D2">
        <w:rPr>
          <w:rFonts w:ascii="Arial" w:hAnsi="Arial" w:cs="Arial"/>
        </w:rPr>
        <w:t xml:space="preserve"> for margin samples is hard because of the apparent high contamination of normal cells</w:t>
      </w:r>
      <w:ins w:id="268" w:author="Microsoft Office User" w:date="2018-04-25T12:40:00Z">
        <w:r w:rsidR="00372E19">
          <w:rPr>
            <w:rFonts w:ascii="Arial" w:hAnsi="Arial" w:cs="Arial"/>
          </w:rPr>
          <w:t>.</w:t>
        </w:r>
      </w:ins>
      <w:r w:rsidRPr="005326D2">
        <w:rPr>
          <w:rFonts w:ascii="Arial" w:hAnsi="Arial" w:cs="Arial"/>
        </w:rPr>
        <w:t xml:space="preserve"> </w:t>
      </w:r>
      <w:ins w:id="269" w:author="Microsoft Office User" w:date="2018-04-25T12:40:00Z">
        <w:r w:rsidR="00372E19">
          <w:rPr>
            <w:rFonts w:ascii="Arial" w:hAnsi="Arial" w:cs="Arial"/>
          </w:rPr>
          <w:t>S</w:t>
        </w:r>
      </w:ins>
      <w:r w:rsidRPr="005326D2">
        <w:rPr>
          <w:rFonts w:ascii="Arial" w:hAnsi="Arial" w:cs="Arial"/>
        </w:rPr>
        <w:t xml:space="preserve">tandard tools like PurBayes and Sequenza have estimated purity values below </w:t>
      </w:r>
      <m:oMath>
        <m:r>
          <w:rPr>
            <w:rFonts w:ascii="Cambria Math" w:hAnsi="Cambria Math" w:cs="Arial"/>
          </w:rPr>
          <m:t>π=0.30</m:t>
        </m:r>
      </m:oMath>
      <w:r w:rsidRPr="005326D2">
        <w:rPr>
          <w:rFonts w:ascii="Arial" w:hAnsi="Arial" w:cs="Arial"/>
        </w:rPr>
        <w:t xml:space="preserve"> (30%) in most cases (data not shown). To be conservative, however, we have used a fixed, worst-case low purity estimate of </w:t>
      </w:r>
      <m:oMath>
        <m:r>
          <w:rPr>
            <w:rFonts w:ascii="Cambria Math" w:hAnsi="Cambria Math" w:cs="Arial"/>
          </w:rPr>
          <m:t>π=0.01</m:t>
        </m:r>
      </m:oMath>
      <w:r w:rsidRPr="005326D2">
        <w:rPr>
          <w:rFonts w:ascii="Arial" w:hAnsi="Arial" w:cs="Arial"/>
        </w:rPr>
        <w:t xml:space="preserve"> (1%</w:t>
      </w:r>
      <w:ins w:id="270" w:author="Giulio" w:date="2018-05-03T15:11:00Z">
        <w:r w:rsidR="00CC0F4C">
          <w:rPr>
            <w:rFonts w:ascii="Arial" w:hAnsi="Arial" w:cs="Arial"/>
          </w:rPr>
          <w:t xml:space="preserve"> tumour, 99% normal</w:t>
        </w:r>
      </w:ins>
      <w:r w:rsidRPr="005326D2">
        <w:rPr>
          <w:rFonts w:ascii="Arial" w:hAnsi="Arial" w:cs="Arial"/>
        </w:rPr>
        <w:t>). This value is much lower than the margin’s likely</w:t>
      </w:r>
      <w:ins w:id="271" w:author="Giulio" w:date="2018-05-03T15:12:00Z">
        <w:r w:rsidR="00CC0F4C">
          <w:rPr>
            <w:rFonts w:ascii="Arial" w:hAnsi="Arial" w:cs="Arial"/>
          </w:rPr>
          <w:t xml:space="preserve"> true</w:t>
        </w:r>
      </w:ins>
      <w:r w:rsidRPr="005326D2">
        <w:rPr>
          <w:rFonts w:ascii="Arial" w:hAnsi="Arial" w:cs="Arial"/>
        </w:rPr>
        <w:t xml:space="preserve"> purity, and</w:t>
      </w:r>
      <w:ins w:id="272" w:author="Giulio" w:date="2018-05-03T15:12:00Z">
        <w:r w:rsidR="00CC0F4C">
          <w:rPr>
            <w:rFonts w:ascii="Arial" w:hAnsi="Arial" w:cs="Arial"/>
          </w:rPr>
          <w:t xml:space="preserve"> renders the test harder since </w:t>
        </w:r>
      </w:ins>
      <w:ins w:id="273" w:author="Giulio" w:date="2018-05-03T15:13:00Z">
        <w:r w:rsidR="00D3368E">
          <w:rPr>
            <w:rFonts w:ascii="Arial" w:hAnsi="Arial" w:cs="Arial"/>
          </w:rPr>
          <w:t>the</w:t>
        </w:r>
      </w:ins>
      <w:r w:rsidRPr="005326D2">
        <w:rPr>
          <w:rFonts w:ascii="Arial" w:hAnsi="Arial" w:cs="Arial"/>
        </w:rPr>
        <w:t xml:space="preserve"> power</w:t>
      </w:r>
      <w:ins w:id="274" w:author="Giulio" w:date="2018-05-03T15:13:00Z">
        <w:r w:rsidR="00D3368E">
          <w:rPr>
            <w:rFonts w:ascii="Arial" w:hAnsi="Arial" w:cs="Arial"/>
          </w:rPr>
          <w:t xml:space="preserve"> to reject the null</w:t>
        </w:r>
      </w:ins>
      <w:r w:rsidRPr="005326D2">
        <w:rPr>
          <w:rFonts w:ascii="Arial" w:hAnsi="Arial" w:cs="Arial"/>
        </w:rPr>
        <w:t xml:space="preserve"> </w:t>
      </w:r>
      <w:del w:id="275" w:author="Giulio" w:date="2018-05-03T15:12:00Z">
        <w:r w:rsidRPr="005326D2" w:rsidDel="00CC0F4C">
          <w:rPr>
            <w:rFonts w:ascii="Arial" w:hAnsi="Arial" w:cs="Arial"/>
          </w:rPr>
          <w:delText xml:space="preserve">of the test </w:delText>
        </w:r>
      </w:del>
      <w:r w:rsidRPr="005326D2">
        <w:rPr>
          <w:rFonts w:ascii="Arial" w:hAnsi="Arial" w:cs="Arial"/>
        </w:rPr>
        <w:t>decreases with coverage. Thus, a conservative purity estimate leads us to rescale observed coverage to lower values (i.e., we ``throw away’’ coverage from the targeted panels)</w:t>
      </w:r>
      <w:ins w:id="276" w:author="Andrea Sottoriva" w:date="2018-05-02T14:34:00Z">
        <w:r w:rsidR="00445516">
          <w:rPr>
            <w:rFonts w:ascii="Arial" w:hAnsi="Arial" w:cs="Arial"/>
          </w:rPr>
          <w:t>.</w:t>
        </w:r>
      </w:ins>
      <w:r w:rsidRPr="005326D2">
        <w:rPr>
          <w:rFonts w:ascii="Arial" w:hAnsi="Arial" w:cs="Arial"/>
        </w:rPr>
        <w:t xml:space="preserve"> </w:t>
      </w:r>
      <w:ins w:id="277" w:author="Andrea Sottoriva" w:date="2018-05-02T14:34:00Z">
        <w:del w:id="278" w:author="Giulio" w:date="2018-05-03T15:13:00Z">
          <w:r w:rsidR="00445516" w:rsidDel="00D3368E">
            <w:rPr>
              <w:rFonts w:ascii="Arial" w:hAnsi="Arial" w:cs="Arial"/>
            </w:rPr>
            <w:delText>I</w:delText>
          </w:r>
        </w:del>
      </w:ins>
      <w:del w:id="279" w:author="Giulio" w:date="2018-05-03T15:13:00Z">
        <w:r w:rsidRPr="005326D2" w:rsidDel="00D3368E">
          <w:rPr>
            <w:rFonts w:ascii="Arial" w:hAnsi="Arial" w:cs="Arial"/>
          </w:rPr>
          <w:delText xml:space="preserve">n practice, this is conservative since </w:delText>
        </w:r>
      </w:del>
      <w:ins w:id="280" w:author="Andrea Sottoriva" w:date="2018-05-02T14:34:00Z">
        <w:del w:id="281" w:author="Giulio" w:date="2018-05-03T15:13:00Z">
          <w:r w:rsidR="00445516" w:rsidDel="00D3368E">
            <w:rPr>
              <w:rFonts w:ascii="Arial" w:hAnsi="Arial" w:cs="Arial"/>
            </w:rPr>
            <w:delText>it makes the analysis more stringent</w:delText>
          </w:r>
        </w:del>
      </w:ins>
      <w:del w:id="282" w:author="Giulio" w:date="2018-05-03T15:13:00Z">
        <w:r w:rsidRPr="005326D2" w:rsidDel="00D3368E">
          <w:rPr>
            <w:rFonts w:ascii="Arial" w:hAnsi="Arial" w:cs="Arial"/>
          </w:rPr>
          <w:delText xml:space="preserve"> (i.e., harder to reject the null). </w:delText>
        </w:r>
      </w:del>
    </w:p>
    <w:p w14:paraId="310B9B09" w14:textId="77777777" w:rsidR="006226B6" w:rsidRPr="005326D2" w:rsidRDefault="006226B6" w:rsidP="006226B6">
      <w:pPr>
        <w:rPr>
          <w:rFonts w:ascii="Arial" w:hAnsi="Arial" w:cs="Arial"/>
        </w:rPr>
      </w:pPr>
    </w:p>
    <w:p w14:paraId="254781A9" w14:textId="5B694A2B" w:rsidR="006226B6" w:rsidRPr="005326D2" w:rsidRDefault="006226B6" w:rsidP="006226B6">
      <w:pPr>
        <w:rPr>
          <w:rFonts w:ascii="Arial" w:hAnsi="Arial" w:cs="Arial"/>
        </w:rPr>
      </w:pPr>
      <w:r w:rsidRPr="005326D2">
        <w:rPr>
          <w:rFonts w:ascii="Arial" w:hAnsi="Arial" w:cs="Arial"/>
        </w:rPr>
        <w:t xml:space="preserve">The set of SNVs to test is divided according to the copy number status, and matched </w:t>
      </w:r>
      <w:del w:id="283" w:author="Giulio" w:date="2018-05-03T15:13:00Z">
        <w:r w:rsidRPr="005326D2" w:rsidDel="00C33ADB">
          <w:rPr>
            <w:rFonts w:ascii="Arial" w:hAnsi="Arial" w:cs="Arial"/>
          </w:rPr>
          <w:delText xml:space="preserve">against </w:delText>
        </w:r>
      </w:del>
      <w:ins w:id="284" w:author="Giulio" w:date="2018-05-03T15:13:00Z">
        <w:r w:rsidR="00C33ADB">
          <w:rPr>
            <w:rFonts w:ascii="Arial" w:hAnsi="Arial" w:cs="Arial"/>
          </w:rPr>
          <w:t>to</w:t>
        </w:r>
        <w:r w:rsidR="00C33ADB" w:rsidRPr="005326D2">
          <w:rPr>
            <w:rFonts w:ascii="Arial" w:hAnsi="Arial" w:cs="Arial"/>
          </w:rPr>
          <w:t xml:space="preserve"> </w:t>
        </w:r>
      </w:ins>
      <w:r w:rsidRPr="005326D2">
        <w:rPr>
          <w:rFonts w:ascii="Arial" w:hAnsi="Arial" w:cs="Arial"/>
        </w:rPr>
        <w:t xml:space="preserve">the trained models. Each group is tested independent against all models trained from the different primary regions. The null hypothesis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sidRPr="005326D2">
        <w:rPr>
          <w:rFonts w:ascii="Arial" w:hAnsi="Arial" w:cs="Arial"/>
        </w:rPr>
        <w:t xml:space="preserve"> for testing a group of SNVs is the probability of detecting </w:t>
      </w:r>
      <w:ins w:id="285" w:author="Giulio" w:date="2018-05-03T15:14:00Z">
        <w:r w:rsidR="00C33ADB">
          <w:rPr>
            <w:rFonts w:ascii="Arial" w:hAnsi="Arial" w:cs="Arial"/>
          </w:rPr>
          <w:t>NV</w:t>
        </w:r>
        <m:oMath>
          <m:r>
            <w:rPr>
              <w:rFonts w:ascii="Cambria Math" w:hAnsi="Cambria Math" w:cs="Arial"/>
            </w:rPr>
            <m:t xml:space="preserve">&lt;k </m:t>
          </m:r>
        </m:oMath>
      </w:ins>
      <w:r w:rsidRPr="005326D2">
        <w:rPr>
          <w:rFonts w:ascii="Arial" w:hAnsi="Arial" w:cs="Arial"/>
          <w:color w:val="FF0000"/>
        </w:rPr>
        <w:t xml:space="preserve">(with </w:t>
      </w:r>
      <w:ins w:id="286" w:author="Giulio" w:date="2018-05-03T15:14:00Z">
        <m:oMath>
          <m:r>
            <w:rPr>
              <w:rFonts w:ascii="Cambria Math" w:hAnsi="Cambria Math" w:cs="Arial"/>
            </w:rPr>
            <m:t>k=10</m:t>
          </m:r>
        </m:oMath>
      </w:ins>
      <w:r w:rsidRPr="005326D2">
        <w:rPr>
          <w:rFonts w:ascii="Arial" w:hAnsi="Arial" w:cs="Arial"/>
          <w:color w:val="FF0000"/>
        </w:rPr>
        <w:t>) mutated</w:t>
      </w:r>
      <w:r w:rsidRPr="005326D2">
        <w:rPr>
          <w:rFonts w:ascii="Arial" w:hAnsi="Arial" w:cs="Arial"/>
        </w:rPr>
        <w:t xml:space="preserve"> reads at the corrected coverage, given the parameters </w:t>
      </w:r>
      <m:oMath>
        <m:r>
          <w:rPr>
            <w:rFonts w:ascii="Cambria Math" w:hAnsi="Cambria Math" w:cs="Arial"/>
          </w:rPr>
          <m:t>μ,ρ</m:t>
        </m:r>
      </m:oMath>
      <w:r w:rsidRPr="005326D2">
        <w:rPr>
          <w:rFonts w:ascii="Arial" w:hAnsi="Arial" w:cs="Arial"/>
        </w:rPr>
        <w:t xml:space="preserve"> of the matched Beta-Binomial model</w:t>
      </w:r>
    </w:p>
    <w:p w14:paraId="4345FE9F" w14:textId="77777777" w:rsidR="006226B6" w:rsidRPr="005326D2" w:rsidRDefault="006226B6" w:rsidP="006226B6">
      <w:pPr>
        <w:rPr>
          <w:rFonts w:ascii="Arial" w:hAnsi="Arial" w:cs="Arial"/>
        </w:rPr>
      </w:pPr>
    </w:p>
    <w:p w14:paraId="6F45E583" w14:textId="77777777" w:rsidR="006226B6" w:rsidRPr="005326D2" w:rsidRDefault="00AE283B" w:rsidP="006226B6">
      <w:pPr>
        <w:jc w:val="center"/>
        <w:rPr>
          <w:rFonts w:ascii="Arial" w:hAnsi="Arial" w:cs="Arial"/>
        </w:rPr>
      </w:pP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w=1</m:t>
            </m:r>
          </m:sub>
          <m:sup>
            <m:r>
              <w:rPr>
                <w:rFonts w:ascii="Cambria Math" w:hAnsi="Cambria Math" w:cs="Arial"/>
              </w:rPr>
              <m:t>k</m:t>
            </m:r>
          </m:sup>
          <m:e>
            <m:r>
              <m:rPr>
                <m:sty m:val="p"/>
              </m:rPr>
              <w:rPr>
                <w:rFonts w:ascii="Cambria Math" w:hAnsi="Cambria Math" w:cs="Arial"/>
              </w:rPr>
              <m:t>BetaBin</m:t>
            </m:r>
            <m:r>
              <w:rPr>
                <w:rFonts w:ascii="Cambria Math" w:hAnsi="Cambria Math" w:cs="Arial"/>
              </w:rPr>
              <m:t>(v=w|</m:t>
            </m:r>
            <m:acc>
              <m:accPr>
                <m:ctrlPr>
                  <w:rPr>
                    <w:rFonts w:ascii="Cambria Math" w:hAnsi="Cambria Math" w:cs="Arial"/>
                    <w:i/>
                  </w:rPr>
                </m:ctrlPr>
              </m:accPr>
              <m:e>
                <m:r>
                  <w:rPr>
                    <w:rFonts w:ascii="Cambria Math" w:hAnsi="Cambria Math" w:cs="Arial"/>
                  </w:rPr>
                  <m:t>r</m:t>
                </m:r>
              </m:e>
            </m:acc>
            <m:r>
              <w:rPr>
                <w:rFonts w:ascii="Cambria Math" w:hAnsi="Cambria Math" w:cs="Arial"/>
              </w:rPr>
              <m:t>;μ,ρ)</m:t>
            </m:r>
          </m:e>
        </m:nary>
      </m:oMath>
      <w:r w:rsidR="006226B6" w:rsidRPr="005326D2">
        <w:rPr>
          <w:rFonts w:ascii="Arial" w:hAnsi="Arial" w:cs="Arial"/>
        </w:rPr>
        <w:t>.</w:t>
      </w:r>
    </w:p>
    <w:p w14:paraId="6782C4EE" w14:textId="77777777" w:rsidR="006226B6" w:rsidRPr="005326D2" w:rsidRDefault="006226B6" w:rsidP="006226B6">
      <w:pPr>
        <w:rPr>
          <w:rFonts w:ascii="Arial" w:hAnsi="Arial" w:cs="Arial"/>
        </w:rPr>
      </w:pPr>
    </w:p>
    <w:p w14:paraId="1EC9BF7F" w14:textId="7BFACFED" w:rsidR="006226B6" w:rsidRPr="005326D2" w:rsidRDefault="006226B6" w:rsidP="006226B6">
      <w:pPr>
        <w:rPr>
          <w:rFonts w:ascii="Arial" w:hAnsi="Arial" w:cs="Arial"/>
        </w:rPr>
      </w:pPr>
      <w:r w:rsidRPr="005326D2">
        <w:rPr>
          <w:rFonts w:ascii="Arial" w:hAnsi="Arial" w:cs="Arial"/>
        </w:rPr>
        <w:t>The p-value is</w:t>
      </w:r>
      <w:ins w:id="287" w:author="Giulio" w:date="2018-05-03T15:14:00Z">
        <w:r w:rsidR="00C33ADB">
          <w:rPr>
            <w:rFonts w:ascii="Arial" w:hAnsi="Arial" w:cs="Arial"/>
          </w:rPr>
          <w:t xml:space="preserve"> hence</w:t>
        </w:r>
      </w:ins>
      <w:r w:rsidRPr="005326D2">
        <w:rPr>
          <w:rFonts w:ascii="Arial" w:hAnsi="Arial" w:cs="Arial"/>
        </w:rPr>
        <w:t xml:space="preserve"> the probability of finding less than </w:t>
      </w:r>
      <w:r w:rsidRPr="005326D2">
        <w:rPr>
          <w:rFonts w:ascii="Arial" w:hAnsi="Arial" w:cs="Arial"/>
          <w:i/>
        </w:rPr>
        <w:t>k</w:t>
      </w:r>
      <w:r w:rsidRPr="005326D2">
        <w:rPr>
          <w:rFonts w:ascii="Arial" w:hAnsi="Arial" w:cs="Arial"/>
        </w:rPr>
        <w:t xml:space="preserve"> reads with the variant allele at the designed locus with coverage </w:t>
      </w:r>
      <m:oMath>
        <m:acc>
          <m:accPr>
            <m:ctrlPr>
              <w:rPr>
                <w:rFonts w:ascii="Cambria Math" w:hAnsi="Cambria Math" w:cs="Arial"/>
                <w:i/>
              </w:rPr>
            </m:ctrlPr>
          </m:accPr>
          <m:e>
            <m:r>
              <w:rPr>
                <w:rFonts w:ascii="Cambria Math" w:hAnsi="Cambria Math" w:cs="Arial"/>
              </w:rPr>
              <m:t>r</m:t>
            </m:r>
          </m:e>
        </m:acc>
      </m:oMath>
      <w:r w:rsidRPr="005326D2">
        <w:rPr>
          <w:rFonts w:ascii="Arial" w:hAnsi="Arial" w:cs="Arial"/>
        </w:rPr>
        <w:t xml:space="preserve">, given the fact that we expect for a clonal SNV the number of reads to follow a Beta-Binomial model with </w:t>
      </w:r>
      <w:commentRangeStart w:id="288"/>
      <w:r w:rsidRPr="005326D2">
        <w:rPr>
          <w:rFonts w:ascii="Arial" w:hAnsi="Arial" w:cs="Arial"/>
        </w:rPr>
        <w:t xml:space="preserve">parameters </w:t>
      </w:r>
      <m:oMath>
        <m:r>
          <w:rPr>
            <w:rFonts w:ascii="Cambria Math" w:hAnsi="Cambria Math" w:cs="Arial"/>
          </w:rPr>
          <m:t>α,β</m:t>
        </m:r>
      </m:oMath>
      <w:ins w:id="289" w:author="Giulio" w:date="2018-05-03T15:15:00Z">
        <w:r w:rsidR="00FA73F0">
          <w:rPr>
            <w:rFonts w:ascii="Arial" w:hAnsi="Arial" w:cs="Arial"/>
          </w:rPr>
          <w:t xml:space="preserve"> (fit from WES).</w:t>
        </w:r>
      </w:ins>
    </w:p>
    <w:p w14:paraId="509B83FC" w14:textId="2048A99E" w:rsidR="006226B6" w:rsidRPr="005326D2" w:rsidRDefault="00FA73F0" w:rsidP="00576A56">
      <w:pPr>
        <w:rPr>
          <w:rFonts w:ascii="Arial" w:hAnsi="Arial" w:cs="Arial"/>
        </w:rPr>
      </w:pPr>
      <w:ins w:id="290" w:author="Giulio" w:date="2018-05-03T15:16:00Z">
        <w:r w:rsidRPr="005326D2">
          <w:rPr>
            <w:rFonts w:ascii="Arial" w:hAnsi="Arial" w:cs="Arial"/>
          </w:rPr>
          <w:t>Thus,</w:t>
        </w:r>
        <w:r>
          <w:rPr>
            <w:rFonts w:ascii="Arial" w:hAnsi="Arial" w:cs="Arial"/>
          </w:rPr>
          <w:t xml:space="preserve"> rejecting</w:t>
        </w:r>
      </w:ins>
      <w:ins w:id="291" w:author="Giulio" w:date="2018-05-03T15:17:00Z">
        <w:r>
          <w:rPr>
            <w:rFonts w:ascii="Arial" w:hAnsi="Arial" w:cs="Arial"/>
          </w:rPr>
          <w:t xml:space="preserve">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hAnsi="Arial" w:cs="Arial"/>
          </w:rPr>
          <w:t xml:space="preserve"> means rejecting the </w:t>
        </w:r>
      </w:ins>
      <w:ins w:id="292" w:author="Giulio" w:date="2018-05-03T15:18:00Z">
        <w:r w:rsidR="003506A1">
          <w:rPr>
            <w:rFonts w:ascii="Arial" w:hAnsi="Arial" w:cs="Arial"/>
          </w:rPr>
          <w:t>hypothesis</w:t>
        </w:r>
      </w:ins>
      <w:ins w:id="293" w:author="Giulio" w:date="2018-05-03T15:17:00Z">
        <w:r>
          <w:rPr>
            <w:rFonts w:ascii="Arial" w:hAnsi="Arial" w:cs="Arial"/>
          </w:rPr>
          <w:t xml:space="preserve"> that the SNV is clonal in the margin</w:t>
        </w:r>
      </w:ins>
      <w:ins w:id="294" w:author="Giulio" w:date="2018-05-03T15:18:00Z">
        <w:r w:rsidR="003506A1">
          <w:rPr>
            <w:rFonts w:ascii="Arial" w:hAnsi="Arial" w:cs="Arial"/>
          </w:rPr>
          <w:t>.</w:t>
        </w:r>
      </w:ins>
      <w:ins w:id="295" w:author="Giulio" w:date="2018-05-03T15:21:00Z">
        <w:r w:rsidR="00576A56">
          <w:rPr>
            <w:rFonts w:ascii="Arial" w:hAnsi="Arial" w:cs="Arial"/>
          </w:rPr>
          <w:t xml:space="preserve"> Combined with phylogenetic analysis, this provides strong evidence of the ancestral relation between the margin and the primary, and that these </w:t>
        </w:r>
        <w:r w:rsidR="00576A56" w:rsidRPr="005326D2">
          <w:rPr>
            <w:rFonts w:ascii="Arial" w:hAnsi="Arial" w:cs="Arial"/>
          </w:rPr>
          <w:t xml:space="preserve">missing </w:t>
        </w:r>
      </w:ins>
      <w:ins w:id="296" w:author="Giulio" w:date="2018-05-03T15:22:00Z">
        <w:r w:rsidR="00576A56">
          <w:rPr>
            <w:rFonts w:ascii="Arial" w:hAnsi="Arial" w:cs="Arial"/>
          </w:rPr>
          <w:t xml:space="preserve">SNVs are </w:t>
        </w:r>
        <w:r w:rsidR="00576A56" w:rsidRPr="005326D2">
          <w:rPr>
            <w:rFonts w:ascii="Arial" w:hAnsi="Arial" w:cs="Arial"/>
          </w:rPr>
          <w:t xml:space="preserve">real </w:t>
        </w:r>
        <w:r w:rsidR="00576A56" w:rsidRPr="005326D2">
          <w:rPr>
            <w:rFonts w:ascii="Arial" w:hAnsi="Arial" w:cs="Arial"/>
            <w:i/>
          </w:rPr>
          <w:t>true negative</w:t>
        </w:r>
        <w:r w:rsidR="00576A56">
          <w:rPr>
            <w:rFonts w:ascii="Arial" w:hAnsi="Arial" w:cs="Arial"/>
            <w:i/>
          </w:rPr>
          <w:t>s in M.</w:t>
        </w:r>
        <w:r w:rsidR="00576A56">
          <w:rPr>
            <w:rFonts w:ascii="Arial" w:hAnsi="Arial" w:cs="Arial"/>
          </w:rPr>
          <w:t xml:space="preserve"> </w:t>
        </w:r>
      </w:ins>
      <w:del w:id="297" w:author="Giulio" w:date="2018-05-03T15:16:00Z">
        <w:r w:rsidR="006226B6" w:rsidRPr="005326D2" w:rsidDel="00FA73F0">
          <w:rPr>
            <w:rFonts w:ascii="Arial" w:hAnsi="Arial" w:cs="Arial"/>
          </w:rPr>
          <w:delText xml:space="preserve">Thus, this can be interpreted as the probability of having missed a truly clonal SNV (mutation not detected). Low p-values are evidence for the fact that the missing mutation can be a real </w:delText>
        </w:r>
        <w:r w:rsidR="006226B6" w:rsidRPr="005326D2" w:rsidDel="00FA73F0">
          <w:rPr>
            <w:rFonts w:ascii="Arial" w:hAnsi="Arial" w:cs="Arial"/>
            <w:i/>
          </w:rPr>
          <w:delText>true negative</w:delText>
        </w:r>
        <w:r w:rsidR="006226B6" w:rsidRPr="005326D2" w:rsidDel="00FA73F0">
          <w:rPr>
            <w:rFonts w:ascii="Arial" w:hAnsi="Arial" w:cs="Arial"/>
          </w:rPr>
          <w:delText xml:space="preserve">. </w:delText>
        </w:r>
      </w:del>
      <w:r w:rsidR="006226B6" w:rsidRPr="005326D2">
        <w:rPr>
          <w:rFonts w:ascii="Arial" w:hAnsi="Arial" w:cs="Arial"/>
        </w:rPr>
        <w:t xml:space="preserve">The tests are executed at confidence level </w:t>
      </w:r>
      <m:oMath>
        <m:r>
          <w:rPr>
            <w:rFonts w:ascii="Cambria Math" w:hAnsi="Cambria Math" w:cs="Arial"/>
          </w:rPr>
          <m:t>α=0.05</m:t>
        </m:r>
      </m:oMath>
      <w:r w:rsidR="006226B6" w:rsidRPr="005326D2">
        <w:rPr>
          <w:rFonts w:ascii="Arial" w:hAnsi="Arial" w:cs="Arial"/>
        </w:rPr>
        <w:t>, and corrected for multiple testing with the stringent correction possible (Family-</w:t>
      </w:r>
      <w:commentRangeEnd w:id="288"/>
      <w:r w:rsidR="006F17D6">
        <w:rPr>
          <w:rStyle w:val="CommentReference"/>
        </w:rPr>
        <w:commentReference w:id="288"/>
      </w:r>
      <w:r w:rsidR="006226B6" w:rsidRPr="005326D2">
        <w:rPr>
          <w:rFonts w:ascii="Arial" w:hAnsi="Arial" w:cs="Arial"/>
        </w:rPr>
        <w:t>wise Error Rate, via Bonferroni).</w:t>
      </w:r>
    </w:p>
    <w:p w14:paraId="12ADBBA7" w14:textId="77777777" w:rsidR="00FC04A4" w:rsidRDefault="00FC04A4">
      <w:pPr>
        <w:pStyle w:val="Heading1"/>
      </w:pPr>
      <w:r>
        <w:lastRenderedPageBreak/>
        <w:t>Results</w:t>
      </w:r>
    </w:p>
    <w:p w14:paraId="64450A80" w14:textId="77777777" w:rsidR="00CF0708" w:rsidRDefault="00CF0708" w:rsidP="00156689">
      <w:pPr>
        <w:ind w:firstLine="360"/>
        <w:rPr>
          <w:rFonts w:ascii="Arial" w:hAnsi="Arial" w:cs="Arial"/>
        </w:rPr>
      </w:pPr>
    </w:p>
    <w:p w14:paraId="153B18EA" w14:textId="43C972AA" w:rsidR="000A1AD3" w:rsidRDefault="000F6DEB" w:rsidP="00156689">
      <w:pPr>
        <w:rPr>
          <w:rFonts w:ascii="Arial" w:hAnsi="Arial" w:cs="Arial"/>
        </w:rPr>
      </w:pPr>
      <w:commentRangeStart w:id="298"/>
      <w:r>
        <w:rPr>
          <w:rFonts w:ascii="Arial" w:hAnsi="Arial" w:cs="Arial"/>
        </w:rPr>
        <w:t xml:space="preserve">To test </w:t>
      </w:r>
      <w:r w:rsidR="007A3481">
        <w:rPr>
          <w:rFonts w:ascii="Arial" w:hAnsi="Arial" w:cs="Arial"/>
        </w:rPr>
        <w:t>our</w:t>
      </w:r>
      <w:r>
        <w:rPr>
          <w:rFonts w:ascii="Arial" w:hAnsi="Arial" w:cs="Arial"/>
        </w:rPr>
        <w:t xml:space="preserve"> </w:t>
      </w:r>
      <w:r w:rsidR="00DF55CF">
        <w:rPr>
          <w:rFonts w:ascii="Arial" w:hAnsi="Arial" w:cs="Arial"/>
        </w:rPr>
        <w:t>hypothesis,</w:t>
      </w:r>
      <w:r>
        <w:rPr>
          <w:rFonts w:ascii="Arial" w:hAnsi="Arial" w:cs="Arial"/>
        </w:rPr>
        <w:t xml:space="preserve"> w</w:t>
      </w:r>
      <w:r w:rsidR="00B71252" w:rsidRPr="000A1AD3">
        <w:rPr>
          <w:rFonts w:ascii="Arial" w:hAnsi="Arial" w:cs="Arial"/>
        </w:rPr>
        <w:t xml:space="preserve">e performed fluorescence-guided multi-region sampling of different regions </w:t>
      </w:r>
      <w:r w:rsidR="00C5204C">
        <w:rPr>
          <w:rFonts w:ascii="Arial" w:hAnsi="Arial" w:cs="Arial"/>
        </w:rPr>
        <w:t>from</w:t>
      </w:r>
      <w:r w:rsidR="00C5204C" w:rsidRPr="000A1AD3">
        <w:rPr>
          <w:rFonts w:ascii="Arial" w:hAnsi="Arial" w:cs="Arial"/>
        </w:rPr>
        <w:t xml:space="preserve"> </w:t>
      </w:r>
      <w:r w:rsidR="00B71252" w:rsidRPr="000A1AD3">
        <w:rPr>
          <w:rFonts w:ascii="Arial" w:hAnsi="Arial" w:cs="Arial"/>
        </w:rPr>
        <w:t>primary tumour</w:t>
      </w:r>
      <w:r>
        <w:rPr>
          <w:rFonts w:ascii="Arial" w:hAnsi="Arial" w:cs="Arial"/>
        </w:rPr>
        <w:t>s</w:t>
      </w:r>
      <w:r w:rsidR="00B71252" w:rsidRPr="000A1AD3">
        <w:rPr>
          <w:rFonts w:ascii="Arial" w:hAnsi="Arial" w:cs="Arial"/>
        </w:rPr>
        <w:t xml:space="preserve"> (T1, T2, </w:t>
      </w:r>
      <w:r w:rsidR="003818A2">
        <w:rPr>
          <w:rFonts w:ascii="Arial" w:hAnsi="Arial" w:cs="Arial"/>
        </w:rPr>
        <w:t xml:space="preserve">T3, </w:t>
      </w:r>
      <w:r w:rsidR="00B71252" w:rsidRPr="000A1AD3">
        <w:rPr>
          <w:rFonts w:ascii="Arial" w:hAnsi="Arial" w:cs="Arial"/>
        </w:rPr>
        <w:t>…) and also collected samples from the</w:t>
      </w:r>
      <w:r w:rsidR="000A1AD3">
        <w:rPr>
          <w:rFonts w:ascii="Arial" w:hAnsi="Arial" w:cs="Arial"/>
        </w:rPr>
        <w:t xml:space="preserve"> SVZ</w:t>
      </w:r>
      <w:r w:rsidR="00C11387">
        <w:rPr>
          <w:rFonts w:ascii="Arial" w:hAnsi="Arial" w:cs="Arial"/>
        </w:rPr>
        <w:t xml:space="preserve"> (n=</w:t>
      </w:r>
      <w:r w:rsidR="00D0779E">
        <w:rPr>
          <w:rFonts w:ascii="Arial" w:hAnsi="Arial" w:cs="Arial"/>
        </w:rPr>
        <w:t>1</w:t>
      </w:r>
      <w:r w:rsidR="003B1A0C">
        <w:rPr>
          <w:rFonts w:ascii="Arial" w:hAnsi="Arial" w:cs="Arial"/>
        </w:rPr>
        <w:t>5</w:t>
      </w:r>
      <w:r w:rsidR="00D0779E">
        <w:rPr>
          <w:rFonts w:ascii="Arial" w:hAnsi="Arial" w:cs="Arial"/>
        </w:rPr>
        <w:t>)</w:t>
      </w:r>
      <w:r w:rsidR="000A1AD3">
        <w:rPr>
          <w:rFonts w:ascii="Arial" w:hAnsi="Arial" w:cs="Arial"/>
        </w:rPr>
        <w:t xml:space="preserve"> and the</w:t>
      </w:r>
      <w:r w:rsidR="00B71252" w:rsidRPr="000A1AD3">
        <w:rPr>
          <w:rFonts w:ascii="Arial" w:hAnsi="Arial" w:cs="Arial"/>
        </w:rPr>
        <w:t xml:space="preserve"> </w:t>
      </w:r>
      <w:r w:rsidR="00B71252" w:rsidRPr="00594DDE">
        <w:rPr>
          <w:rFonts w:ascii="Arial" w:hAnsi="Arial" w:cs="Arial"/>
        </w:rPr>
        <w:t xml:space="preserve">infiltrative </w:t>
      </w:r>
      <w:r w:rsidR="00B71252" w:rsidRPr="0051533F">
        <w:rPr>
          <w:rFonts w:ascii="Arial" w:hAnsi="Arial" w:cs="Arial"/>
        </w:rPr>
        <w:t xml:space="preserve">margin </w:t>
      </w:r>
      <w:r w:rsidR="00C11387">
        <w:rPr>
          <w:rFonts w:ascii="Arial" w:hAnsi="Arial" w:cs="Arial"/>
        </w:rPr>
        <w:t>M (n=</w:t>
      </w:r>
      <w:r w:rsidR="00D0779E">
        <w:rPr>
          <w:rFonts w:ascii="Arial" w:hAnsi="Arial" w:cs="Arial"/>
        </w:rPr>
        <w:t>11</w:t>
      </w:r>
      <w:r w:rsidR="00C11387">
        <w:rPr>
          <w:rFonts w:ascii="Arial" w:hAnsi="Arial" w:cs="Arial"/>
        </w:rPr>
        <w:t>)</w:t>
      </w:r>
      <w:r w:rsidR="00846BF2" w:rsidRPr="0051533F">
        <w:rPr>
          <w:rFonts w:ascii="Arial" w:hAnsi="Arial" w:cs="Arial"/>
        </w:rPr>
        <w:t xml:space="preserve"> (Figure 1G</w:t>
      </w:r>
      <w:r w:rsidR="00B71252" w:rsidRPr="0051533F">
        <w:rPr>
          <w:rFonts w:ascii="Arial" w:hAnsi="Arial" w:cs="Arial"/>
        </w:rPr>
        <w:t>)</w:t>
      </w:r>
      <w:r w:rsidR="00594DDE">
        <w:rPr>
          <w:rFonts w:ascii="Arial" w:hAnsi="Arial" w:cs="Arial"/>
        </w:rPr>
        <w:t xml:space="preserve">. </w:t>
      </w:r>
      <w:r w:rsidR="007A5523" w:rsidRPr="001A0D26">
        <w:rPr>
          <w:rFonts w:ascii="Arial" w:hAnsi="Arial" w:cs="Arial"/>
        </w:rPr>
        <w:t xml:space="preserve">The latter is defined by </w:t>
      </w:r>
      <w:ins w:id="299" w:author="Microsoft Office User" w:date="2018-04-25T12:40:00Z">
        <w:r w:rsidR="00372E19">
          <w:rPr>
            <w:rFonts w:ascii="Arial" w:hAnsi="Arial" w:cs="Arial"/>
          </w:rPr>
          <w:t xml:space="preserve">non-fluorescent </w:t>
        </w:r>
      </w:ins>
      <w:r w:rsidR="007A5523" w:rsidRPr="001A0D26">
        <w:rPr>
          <w:rFonts w:ascii="Arial" w:hAnsi="Arial" w:cs="Arial"/>
        </w:rPr>
        <w:t xml:space="preserve">tissue </w:t>
      </w:r>
      <w:del w:id="300" w:author="Microsoft Office User" w:date="2018-04-25T12:41:00Z">
        <w:r w:rsidR="007A5523" w:rsidRPr="001A0D26" w:rsidDel="00372E19">
          <w:rPr>
            <w:rFonts w:ascii="Arial" w:hAnsi="Arial" w:cs="Arial"/>
          </w:rPr>
          <w:delText xml:space="preserve">1-2mm </w:delText>
        </w:r>
      </w:del>
      <w:r w:rsidR="007A5523" w:rsidRPr="001A0D26">
        <w:rPr>
          <w:rFonts w:ascii="Arial" w:hAnsi="Arial" w:cs="Arial"/>
        </w:rPr>
        <w:t xml:space="preserve">beyond the fluorescent </w:t>
      </w:r>
      <w:ins w:id="301" w:author="Microsoft Office User" w:date="2018-04-25T12:41:00Z">
        <w:r w:rsidR="00372E19">
          <w:rPr>
            <w:rFonts w:ascii="Arial" w:hAnsi="Arial" w:cs="Arial"/>
          </w:rPr>
          <w:t xml:space="preserve">tumour </w:t>
        </w:r>
      </w:ins>
      <w:r w:rsidR="007A5523" w:rsidRPr="001A0D26">
        <w:rPr>
          <w:rFonts w:ascii="Arial" w:hAnsi="Arial" w:cs="Arial"/>
        </w:rPr>
        <w:t>mass</w:t>
      </w:r>
      <w:ins w:id="302" w:author="Sara Piccirillo" w:date="2018-04-30T18:29:00Z">
        <w:r w:rsidR="00F86CAE">
          <w:rPr>
            <w:rFonts w:ascii="Arial" w:hAnsi="Arial" w:cs="Arial"/>
          </w:rPr>
          <w:t>. We previously reported that this area</w:t>
        </w:r>
      </w:ins>
      <w:ins w:id="303" w:author="Sara Piccirillo" w:date="2018-04-30T18:15:00Z">
        <w:r w:rsidR="00062F57">
          <w:rPr>
            <w:rFonts w:ascii="Arial" w:hAnsi="Arial" w:cs="Arial"/>
          </w:rPr>
          <w:t xml:space="preserve"> </w:t>
        </w:r>
      </w:ins>
      <w:ins w:id="304" w:author="Sara Piccirillo" w:date="2018-04-30T18:24:00Z">
        <w:r w:rsidR="00691200">
          <w:rPr>
            <w:rFonts w:ascii="Arial" w:hAnsi="Arial" w:cs="Arial"/>
          </w:rPr>
          <w:t>appears</w:t>
        </w:r>
      </w:ins>
      <w:ins w:id="305" w:author="Sara Piccirillo" w:date="2018-04-30T18:29:00Z">
        <w:r w:rsidR="00F86CAE">
          <w:rPr>
            <w:rFonts w:ascii="Arial" w:hAnsi="Arial" w:cs="Arial"/>
          </w:rPr>
          <w:t xml:space="preserve"> histologically</w:t>
        </w:r>
      </w:ins>
      <w:ins w:id="306" w:author="Sara Piccirillo" w:date="2018-04-30T18:24:00Z">
        <w:r w:rsidR="00691200">
          <w:rPr>
            <w:rFonts w:ascii="Arial" w:hAnsi="Arial" w:cs="Arial"/>
          </w:rPr>
          <w:t xml:space="preserve"> as normal brain </w:t>
        </w:r>
      </w:ins>
      <w:ins w:id="307" w:author="Sara Piccirillo" w:date="2018-04-30T18:27:00Z">
        <w:r w:rsidR="00F86CAE">
          <w:rPr>
            <w:rFonts w:ascii="Arial" w:hAnsi="Arial" w:cs="Arial"/>
          </w:rPr>
          <w:t xml:space="preserve">and is </w:t>
        </w:r>
      </w:ins>
      <w:ins w:id="308" w:author="Sara Piccirillo" w:date="2018-04-30T18:15:00Z">
        <w:r w:rsidR="00691200">
          <w:rPr>
            <w:rFonts w:ascii="Arial" w:hAnsi="Arial" w:cs="Arial"/>
          </w:rPr>
          <w:t>c</w:t>
        </w:r>
      </w:ins>
      <w:ins w:id="309" w:author="Sara Piccirillo" w:date="2018-04-30T18:27:00Z">
        <w:r w:rsidR="00F86CAE">
          <w:rPr>
            <w:rFonts w:ascii="Arial" w:hAnsi="Arial" w:cs="Arial"/>
          </w:rPr>
          <w:t xml:space="preserve">omposed </w:t>
        </w:r>
      </w:ins>
      <w:ins w:id="310" w:author="Sara Piccirillo" w:date="2018-04-30T18:15:00Z">
        <w:r w:rsidR="00691200">
          <w:rPr>
            <w:rFonts w:ascii="Arial" w:hAnsi="Arial" w:cs="Arial"/>
          </w:rPr>
          <w:t xml:space="preserve">by </w:t>
        </w:r>
      </w:ins>
      <w:ins w:id="311" w:author="Sara Piccirillo" w:date="2018-04-30T18:28:00Z">
        <w:r w:rsidR="00F86CAE">
          <w:rPr>
            <w:rFonts w:ascii="Arial" w:hAnsi="Arial" w:cs="Arial"/>
          </w:rPr>
          <w:t xml:space="preserve">only </w:t>
        </w:r>
      </w:ins>
      <w:ins w:id="312" w:author="Sara Piccirillo" w:date="2018-04-30T18:15:00Z">
        <w:r w:rsidR="00691200">
          <w:rPr>
            <w:rFonts w:ascii="Arial" w:hAnsi="Arial" w:cs="Arial"/>
          </w:rPr>
          <w:t xml:space="preserve">10% </w:t>
        </w:r>
      </w:ins>
      <w:ins w:id="313" w:author="Sara Piccirillo" w:date="2018-04-30T18:18:00Z">
        <w:r w:rsidR="00691200">
          <w:rPr>
            <w:rFonts w:ascii="Arial" w:hAnsi="Arial" w:cs="Arial"/>
          </w:rPr>
          <w:t xml:space="preserve">tumor </w:t>
        </w:r>
      </w:ins>
      <w:ins w:id="314" w:author="Sara Piccirillo" w:date="2018-04-30T18:16:00Z">
        <w:r w:rsidR="00691200">
          <w:rPr>
            <w:rFonts w:ascii="Arial" w:hAnsi="Arial" w:cs="Arial"/>
          </w:rPr>
          <w:t>cell</w:t>
        </w:r>
      </w:ins>
      <w:ins w:id="315" w:author="Sara Piccirillo" w:date="2018-04-30T18:28:00Z">
        <w:r w:rsidR="00F86CAE">
          <w:rPr>
            <w:rFonts w:ascii="Arial" w:hAnsi="Arial" w:cs="Arial"/>
          </w:rPr>
          <w:t xml:space="preserve">s </w:t>
        </w:r>
      </w:ins>
      <w:ins w:id="316" w:author="Sara Piccirillo" w:date="2018-04-30T18:25:00Z">
        <w:r w:rsidR="00691200">
          <w:rPr>
            <w:rFonts w:ascii="Arial" w:hAnsi="Arial" w:cs="Arial"/>
          </w:rPr>
          <w:t xml:space="preserve"> </w:t>
        </w:r>
      </w:ins>
      <w:ins w:id="317" w:author="Sara Piccirillo" w:date="2018-04-30T18:16:00Z">
        <w:r w:rsidR="00691200">
          <w:rPr>
            <w:rFonts w:ascii="Arial" w:hAnsi="Arial" w:cs="Arial"/>
          </w:rPr>
          <w:t>(</w:t>
        </w:r>
        <w:commentRangeStart w:id="318"/>
        <w:r w:rsidR="00691200">
          <w:rPr>
            <w:rFonts w:ascii="Arial" w:hAnsi="Arial" w:cs="Arial"/>
          </w:rPr>
          <w:t>Piccirillo S et al. BJC 2012</w:t>
        </w:r>
      </w:ins>
      <w:commentRangeEnd w:id="318"/>
      <w:ins w:id="319" w:author="Sara Piccirillo" w:date="2018-04-30T18:18:00Z">
        <w:r w:rsidR="00691200">
          <w:rPr>
            <w:rStyle w:val="CommentReference"/>
          </w:rPr>
          <w:commentReference w:id="318"/>
        </w:r>
      </w:ins>
      <w:ins w:id="320" w:author="Sara Piccirillo" w:date="2018-04-30T18:16:00Z">
        <w:r w:rsidR="00691200">
          <w:rPr>
            <w:rFonts w:ascii="Arial" w:hAnsi="Arial" w:cs="Arial"/>
          </w:rPr>
          <w:t>)</w:t>
        </w:r>
      </w:ins>
      <w:r w:rsidR="007A5523" w:rsidRPr="001A0D26">
        <w:rPr>
          <w:rFonts w:ascii="Arial" w:hAnsi="Arial" w:cs="Arial"/>
        </w:rPr>
        <w:t xml:space="preserve">. </w:t>
      </w:r>
      <w:ins w:id="321" w:author="Sara Piccirillo" w:date="2018-04-30T18:21:00Z">
        <w:r w:rsidR="00691200">
          <w:rPr>
            <w:rFonts w:ascii="Arial" w:hAnsi="Arial" w:cs="Arial"/>
          </w:rPr>
          <w:t xml:space="preserve">Consistent with this, </w:t>
        </w:r>
      </w:ins>
      <w:ins w:id="322" w:author="Sara Piccirillo" w:date="2018-04-30T18:30:00Z">
        <w:r w:rsidR="00F86CAE">
          <w:rPr>
            <w:rFonts w:ascii="Arial" w:hAnsi="Arial" w:cs="Arial"/>
          </w:rPr>
          <w:t xml:space="preserve">in our independent set of samples </w:t>
        </w:r>
      </w:ins>
      <w:ins w:id="323" w:author="Sara Piccirillo" w:date="2018-04-30T18:21:00Z">
        <w:r w:rsidR="00691200">
          <w:rPr>
            <w:rFonts w:ascii="Arial" w:hAnsi="Arial" w:cs="Arial"/>
          </w:rPr>
          <w:t>t</w:t>
        </w:r>
      </w:ins>
      <w:del w:id="324" w:author="Sara Piccirillo" w:date="2018-04-30T18:21:00Z">
        <w:r w:rsidR="007A5523" w:rsidRPr="001A0D26" w:rsidDel="00691200">
          <w:rPr>
            <w:rFonts w:ascii="Arial" w:hAnsi="Arial" w:cs="Arial"/>
          </w:rPr>
          <w:delText>T</w:delText>
        </w:r>
      </w:del>
      <w:r w:rsidR="007A5523" w:rsidRPr="001A0D26">
        <w:rPr>
          <w:rFonts w:ascii="Arial" w:hAnsi="Arial" w:cs="Arial"/>
        </w:rPr>
        <w:t xml:space="preserve">he </w:t>
      </w:r>
      <w:r w:rsidR="000A1AD3">
        <w:rPr>
          <w:rFonts w:ascii="Arial" w:hAnsi="Arial" w:cs="Arial"/>
        </w:rPr>
        <w:t xml:space="preserve">tumour </w:t>
      </w:r>
      <w:r w:rsidR="007A5523" w:rsidRPr="001A0D26">
        <w:rPr>
          <w:rFonts w:ascii="Arial" w:hAnsi="Arial" w:cs="Arial"/>
        </w:rPr>
        <w:t xml:space="preserve">mass and SVZ samples displayed high tumour content whereas the margin </w:t>
      </w:r>
      <w:r w:rsidR="000A1AD3">
        <w:rPr>
          <w:rFonts w:ascii="Arial" w:hAnsi="Arial" w:cs="Arial"/>
        </w:rPr>
        <w:t xml:space="preserve">samples were characterised by a mean purity of </w:t>
      </w:r>
      <w:r w:rsidR="000A1AD3" w:rsidRPr="00156689">
        <w:rPr>
          <w:rFonts w:ascii="Arial" w:hAnsi="Arial" w:cs="Arial"/>
          <w:highlight w:val="yellow"/>
        </w:rPr>
        <w:t>X</w:t>
      </w:r>
      <w:r w:rsidR="000A1AD3">
        <w:rPr>
          <w:rFonts w:ascii="Arial" w:hAnsi="Arial" w:cs="Arial"/>
        </w:rPr>
        <w:t>% (+/-X)</w:t>
      </w:r>
      <w:r w:rsidR="007A5523">
        <w:rPr>
          <w:rFonts w:ascii="Arial" w:hAnsi="Arial" w:cs="Arial"/>
        </w:rPr>
        <w:t>.</w:t>
      </w:r>
      <w:r w:rsidR="007A5523" w:rsidRPr="001A0D26">
        <w:rPr>
          <w:rFonts w:ascii="Arial" w:hAnsi="Arial" w:cs="Arial"/>
        </w:rPr>
        <w:t xml:space="preserve"> </w:t>
      </w:r>
      <w:r w:rsidR="00AC4759">
        <w:rPr>
          <w:rFonts w:ascii="Arial" w:hAnsi="Arial" w:cs="Arial"/>
        </w:rPr>
        <w:t>C</w:t>
      </w:r>
      <w:r w:rsidR="001C4E20">
        <w:rPr>
          <w:rFonts w:ascii="Arial" w:hAnsi="Arial" w:cs="Arial"/>
        </w:rPr>
        <w:t>linical and follow-up information, as well as imaging was also available (</w:t>
      </w:r>
      <w:commentRangeStart w:id="325"/>
      <w:commentRangeStart w:id="326"/>
      <w:r w:rsidR="001C4E20">
        <w:rPr>
          <w:rFonts w:ascii="Arial" w:hAnsi="Arial" w:cs="Arial"/>
        </w:rPr>
        <w:t>Supplementary Table 1</w:t>
      </w:r>
      <w:commentRangeEnd w:id="325"/>
      <w:r w:rsidR="00AD2FEC">
        <w:rPr>
          <w:rStyle w:val="CommentReference"/>
        </w:rPr>
        <w:commentReference w:id="325"/>
      </w:r>
      <w:commentRangeEnd w:id="326"/>
      <w:r w:rsidR="00372E19">
        <w:rPr>
          <w:rStyle w:val="CommentReference"/>
        </w:rPr>
        <w:commentReference w:id="326"/>
      </w:r>
      <w:r w:rsidR="001C4E20">
        <w:rPr>
          <w:rFonts w:ascii="Arial" w:hAnsi="Arial" w:cs="Arial"/>
        </w:rPr>
        <w:t xml:space="preserve">). </w:t>
      </w:r>
      <w:r w:rsidR="00EF1580">
        <w:rPr>
          <w:rFonts w:ascii="Arial" w:hAnsi="Arial" w:cs="Arial"/>
        </w:rPr>
        <w:t>Samples from the tumour mass and SVZ from 7/</w:t>
      </w:r>
      <w:r w:rsidR="00945554">
        <w:rPr>
          <w:rFonts w:ascii="Arial" w:hAnsi="Arial" w:cs="Arial"/>
        </w:rPr>
        <w:t>11</w:t>
      </w:r>
      <w:r w:rsidR="00EF1580">
        <w:rPr>
          <w:rFonts w:ascii="Arial" w:hAnsi="Arial" w:cs="Arial"/>
        </w:rPr>
        <w:t xml:space="preserve"> patients were common to our previous studies, for which we had performed copy number profiling and gene expression alone</w:t>
      </w:r>
      <w:r w:rsidR="00EF1580">
        <w:rPr>
          <w:rFonts w:ascii="Arial" w:hAnsi="Arial" w:cs="Arial"/>
        </w:rPr>
        <w:fldChar w:fldCharType="begin"/>
      </w:r>
      <w:r w:rsidR="00E563F7">
        <w:rPr>
          <w:rFonts w:ascii="Arial" w:hAnsi="Arial" w:cs="Arial"/>
        </w:rPr>
        <w:instrText xml:space="preserve"> ADDIN PAPERS2_CITATIONS &lt;citation&gt;&lt;uuid&gt;3933E81B-392C-42D9-AE7D-D36B81A2045F&lt;/uuid&gt;&lt;priority&gt;0&lt;/priority&gt;&lt;publications&gt;&lt;publication&gt;&lt;uuid&gt;505B8B69-D731-4C6A-B5BF-1D96BC4BF1C3&lt;/uuid&gt;&lt;volume&gt;110&lt;/volume&gt;&lt;doi&gt;10.1073/pnas.1219747110&lt;/doi&gt;&lt;startpage&gt;4009&lt;/startpage&gt;&lt;publication_date&gt;99201300001200000000200000&lt;/publication_date&gt;&lt;url&gt;http://eutils.ncbi.nlm.nih.gov/entrez/eutils/elink.fcgi?dbfrom=pubmed&amp;amp;id=23412337&amp;amp;retmode=ref&amp;amp;cmd=prlinks&lt;/url&gt;&lt;type&gt;400&lt;/type&gt;&lt;title&gt;Intratumor heterogeneity in human glioblastoma reflects cancer evolutionary dynamics&lt;/title&gt;&lt;publisher&gt;National Acad Sciences&lt;/publisher&gt;&lt;institution&gt;Department of Oncology, University of Cambridge, Cambridge CB2 2XZ, United Kingdom.&lt;/institution&gt;&lt;number&gt;10&lt;/number&gt;&lt;subtype&gt;400&lt;/subtype&gt;&lt;endpage&gt;4014&lt;/endpage&gt;&lt;bundle&gt;&lt;publication&gt;&lt;title&gt;Proc Natl Acad Sci USA&lt;/title&gt;&lt;type&gt;-100&lt;/type&gt;&lt;subtype&gt;-100&lt;/subtype&gt;&lt;uuid&gt;E4A52194-DCF1-45A9-B648-E3CA85999FC2&lt;/uuid&gt;&lt;/publication&gt;&lt;/bundle&gt;&lt;authors&gt;&lt;author&gt;&lt;firstName&gt;A&lt;/firstName&gt;&lt;lastName&gt;Sottoriva&lt;/lastName&gt;&lt;/author&gt;&lt;author&gt;&lt;firstName&gt;Inmaculada&lt;/firstName&gt;&lt;lastName&gt;Spiteri&lt;/lastName&gt;&lt;/author&gt;&lt;author&gt;&lt;firstName&gt;Sara&lt;/firstName&gt;&lt;middleNames&gt;G M&lt;/middleNames&gt;&lt;lastName&gt;Piccirillo&lt;/lastName&gt;&lt;/author&gt;&lt;author&gt;&lt;firstName&gt;Anestis&lt;/firstName&gt;&lt;lastName&gt;Touloumis&lt;/lastName&gt;&lt;/author&gt;&lt;author&gt;&lt;firstName&gt;V&lt;/firstName&gt;&lt;middleNames&gt;Peter&lt;/middleNames&gt;&lt;lastName&gt;Collins&lt;/lastName&gt;&lt;/author&gt;&lt;author&gt;&lt;firstName&gt;John&lt;/firstName&gt;&lt;middleNames&gt;C&lt;/middleNames&gt;&lt;lastName&gt;Marioni&lt;/lastName&gt;&lt;/author&gt;&lt;author&gt;&lt;firstName&gt;Christina&lt;/firstName&gt;&lt;lastName&gt;Curtis&lt;/lastName&gt;&lt;/author&gt;&lt;author&gt;&lt;firstName&gt;Colin&lt;/firstName&gt;&lt;lastName&gt;Watts&lt;/lastName&gt;&lt;/author&gt;&lt;author&gt;&lt;firstName&gt;Simon&lt;/firstName&gt;&lt;lastName&gt;Tavaré&lt;/lastName&gt;&lt;/author&gt;&lt;/authors&gt;&lt;/publication&gt;&lt;publication&gt;&lt;volume&gt;75&lt;/volume&gt;&lt;publication_date&gt;99201501041200000000222000&lt;/publication_date&gt;&lt;number&gt;1&lt;/number&gt;&lt;doi&gt;10.1158/0008-5472.CAN-13-3131&lt;/doi&gt;&lt;startpage&gt;194&lt;/startpage&gt;&lt;title&gt;Contributions to drug resistance in glioblastoma derived from malignant cells in the sub-ependymal zone&lt;/title&gt;&lt;uuid&gt;7FFF8BFE-9801-4D71-A135-25ACF75D0289&lt;/uuid&gt;&lt;subtype&gt;400&lt;/subtype&gt;&lt;endpage&gt;202&lt;/endpage&gt;&lt;type&gt;400&lt;/type&gt;&lt;url&gt;http://cancerres.aacrjournals.org/cgi/doi/10.1158/0008-5472.CAN-13-3131&lt;/url&gt;&lt;bundle&gt;&lt;publication&gt;&lt;publisher&gt;American Association for Cancer Research&lt;/publisher&gt;&lt;url&gt;http://cancerres.aacrjournals.org&lt;/url&gt;&lt;title&gt;Cancer research&lt;/title&gt;&lt;type&gt;-100&lt;/type&gt;&lt;subtype&gt;-100&lt;/subtype&gt;&lt;uuid&gt;3CC1ABCC-3C5C-4DD7-AF33-E756BB66C9C1&lt;/uuid&gt;&lt;/publication&gt;&lt;/bundle&gt;&lt;authors&gt;&lt;author&gt;&lt;firstName&gt;S&lt;/firstName&gt;&lt;middleNames&gt;G M&lt;/middleNames&gt;&lt;lastName&gt;Piccirillo&lt;/lastName&gt;&lt;/author&gt;&lt;author&gt;&lt;firstName&gt;I&lt;/firstName&gt;&lt;lastName&gt;Spiteri&lt;/lastName&gt;&lt;/author&gt;&lt;author&gt;&lt;firstName&gt;A&lt;/firstName&gt;&lt;lastName&gt;Sottoriva&lt;/lastName&gt;&lt;/author&gt;&lt;author&gt;&lt;firstName&gt;A&lt;/firstName&gt;&lt;lastName&gt;Touloumis&lt;/lastName&gt;&lt;/author&gt;&lt;author&gt;&lt;firstName&gt;S&lt;/firstName&gt;&lt;lastName&gt;Ber&lt;/lastName&gt;&lt;/author&gt;&lt;author&gt;&lt;firstName&gt;S&lt;/firstName&gt;&lt;middleNames&gt;J&lt;/middleNames&gt;&lt;lastName&gt;Price&lt;/lastName&gt;&lt;/author&gt;&lt;author&gt;&lt;firstName&gt;R&lt;/firstName&gt;&lt;lastName&gt;Heywood&lt;/lastName&gt;&lt;/author&gt;&lt;author&gt;&lt;firstName&gt;N&lt;/firstName&gt;&lt;middleNames&gt;J&lt;/middleNames&gt;&lt;lastName&gt;Francis&lt;/lastName&gt;&lt;/author&gt;&lt;author&gt;&lt;firstName&gt;K&lt;/firstName&gt;&lt;middleNames&gt;D&lt;/middleNames&gt;&lt;lastName&gt;Howarth&lt;/lastName&gt;&lt;/author&gt;&lt;author&gt;&lt;firstName&gt;V&lt;/firstName&gt;&lt;middleNames&gt;P&lt;/middleNames&gt;&lt;lastName&gt;Collins&lt;/lastName&gt;&lt;/author&gt;&lt;author&gt;&lt;firstName&gt;A&lt;/firstName&gt;&lt;middleNames&gt;R&lt;/middleNames&gt;&lt;lastName&gt;Venkitaraman&lt;/lastName&gt;&lt;/author&gt;&lt;author&gt;&lt;firstName&gt;C&lt;/firstName&gt;&lt;lastName&gt;Curtis&lt;/lastName&gt;&lt;/author&gt;&lt;author&gt;&lt;firstName&gt;J&lt;/firstName&gt;&lt;middleNames&gt;C&lt;/middleNames&gt;&lt;lastName&gt;Marioni&lt;/lastName&gt;&lt;/author&gt;&lt;author&gt;&lt;firstName&gt;S&lt;/firstName&gt;&lt;lastName&gt;Tavaré&lt;/lastName&gt;&lt;/author&gt;&lt;author&gt;&lt;firstName&gt;C&lt;/firstName&gt;&lt;lastName&gt;Watts&lt;/lastName&gt;&lt;/author&gt;&lt;/authors&gt;&lt;/publication&gt;&lt;/publications&gt;&lt;cites&gt;&lt;/cites&gt;&lt;/citation&gt;</w:instrText>
      </w:r>
      <w:r w:rsidR="00EF1580">
        <w:rPr>
          <w:rFonts w:ascii="Arial" w:hAnsi="Arial" w:cs="Arial"/>
        </w:rPr>
        <w:fldChar w:fldCharType="separate"/>
      </w:r>
      <w:r w:rsidR="005E73A2">
        <w:rPr>
          <w:rFonts w:ascii="Helvetica" w:hAnsi="Helvetica" w:cs="Helvetica"/>
        </w:rPr>
        <w:t>[5, 11]</w:t>
      </w:r>
      <w:r w:rsidR="00EF1580">
        <w:rPr>
          <w:rFonts w:ascii="Arial" w:hAnsi="Arial" w:cs="Arial"/>
        </w:rPr>
        <w:fldChar w:fldCharType="end"/>
      </w:r>
      <w:r w:rsidR="00EF1580">
        <w:rPr>
          <w:rFonts w:ascii="Arial" w:hAnsi="Arial" w:cs="Arial"/>
        </w:rPr>
        <w:t xml:space="preserve">. The margin samples are presented in this study for the first time. </w:t>
      </w:r>
      <w:commentRangeEnd w:id="298"/>
      <w:r w:rsidR="00A84AFB">
        <w:rPr>
          <w:rStyle w:val="CommentReference"/>
        </w:rPr>
        <w:commentReference w:id="298"/>
      </w:r>
    </w:p>
    <w:p w14:paraId="4967136C" w14:textId="77777777" w:rsidR="000A1AD3" w:rsidRDefault="000A1AD3" w:rsidP="00156689">
      <w:pPr>
        <w:rPr>
          <w:rFonts w:ascii="Arial" w:hAnsi="Arial" w:cs="Arial"/>
        </w:rPr>
      </w:pPr>
    </w:p>
    <w:p w14:paraId="6250E362" w14:textId="61EC48F4" w:rsidR="00DF3281" w:rsidRDefault="00A23F66">
      <w:pPr>
        <w:jc w:val="both"/>
        <w:rPr>
          <w:rFonts w:ascii="Arial" w:hAnsi="Arial" w:cs="Arial"/>
        </w:rPr>
        <w:pPrChange w:id="327" w:author="Microsoft Office User" w:date="2018-04-25T12:48:00Z">
          <w:pPr/>
        </w:pPrChange>
      </w:pPr>
      <w:r>
        <w:rPr>
          <w:rFonts w:ascii="Arial" w:hAnsi="Arial" w:cs="Arial"/>
        </w:rPr>
        <w:t xml:space="preserve">Multi-region whole-exome sequencing (mean coverage </w:t>
      </w:r>
      <w:r w:rsidRPr="00156689">
        <w:rPr>
          <w:rFonts w:ascii="Arial" w:hAnsi="Arial" w:cs="Arial"/>
          <w:highlight w:val="yellow"/>
        </w:rPr>
        <w:t>120X</w:t>
      </w:r>
      <w:r>
        <w:rPr>
          <w:rFonts w:ascii="Arial" w:hAnsi="Arial" w:cs="Arial"/>
        </w:rPr>
        <w:t>) identified extensive intra-tumour heterogeneity</w:t>
      </w:r>
      <w:r w:rsidR="000A1AD3">
        <w:rPr>
          <w:rFonts w:ascii="Arial" w:hAnsi="Arial" w:cs="Arial"/>
        </w:rPr>
        <w:t xml:space="preserve"> at the level of single nucleotide variants (SNVs) </w:t>
      </w:r>
      <w:commentRangeStart w:id="328"/>
      <w:r w:rsidR="000A1AD3">
        <w:rPr>
          <w:rFonts w:ascii="Arial" w:hAnsi="Arial" w:cs="Arial"/>
        </w:rPr>
        <w:t>and small insertions and deletions (</w:t>
      </w:r>
      <w:commentRangeStart w:id="329"/>
      <w:r w:rsidR="000A1AD3">
        <w:rPr>
          <w:rFonts w:ascii="Arial" w:hAnsi="Arial" w:cs="Arial"/>
        </w:rPr>
        <w:t>indels</w:t>
      </w:r>
      <w:commentRangeEnd w:id="329"/>
      <w:r w:rsidR="00F66E47">
        <w:rPr>
          <w:rStyle w:val="CommentReference"/>
        </w:rPr>
        <w:commentReference w:id="329"/>
      </w:r>
      <w:r w:rsidR="000A1AD3">
        <w:rPr>
          <w:rFonts w:ascii="Arial" w:hAnsi="Arial" w:cs="Arial"/>
        </w:rPr>
        <w:t>).</w:t>
      </w:r>
      <w:commentRangeEnd w:id="328"/>
      <w:r w:rsidR="00BC2151">
        <w:rPr>
          <w:rStyle w:val="CommentReference"/>
        </w:rPr>
        <w:commentReference w:id="328"/>
      </w:r>
      <w:r w:rsidR="000A1AD3">
        <w:rPr>
          <w:rFonts w:ascii="Arial" w:hAnsi="Arial" w:cs="Arial"/>
        </w:rPr>
        <w:t xml:space="preserve"> Heterogeneity</w:t>
      </w:r>
      <w:r>
        <w:rPr>
          <w:rFonts w:ascii="Arial" w:hAnsi="Arial" w:cs="Arial"/>
        </w:rPr>
        <w:t xml:space="preserve"> at the level of putative drivers</w:t>
      </w:r>
      <w:r w:rsidR="000A1AD3">
        <w:rPr>
          <w:rFonts w:ascii="Arial" w:hAnsi="Arial" w:cs="Arial"/>
        </w:rPr>
        <w:t xml:space="preserve"> was evident in </w:t>
      </w:r>
      <w:commentRangeStart w:id="330"/>
      <w:r w:rsidR="000A1AD3">
        <w:rPr>
          <w:rFonts w:ascii="Arial" w:hAnsi="Arial" w:cs="Arial"/>
        </w:rPr>
        <w:t xml:space="preserve">X </w:t>
      </w:r>
      <w:commentRangeEnd w:id="330"/>
      <w:r w:rsidR="00F66E47">
        <w:rPr>
          <w:rStyle w:val="CommentReference"/>
        </w:rPr>
        <w:commentReference w:id="330"/>
      </w:r>
      <w:r w:rsidR="000A1AD3">
        <w:rPr>
          <w:rFonts w:ascii="Arial" w:hAnsi="Arial" w:cs="Arial"/>
        </w:rPr>
        <w:t>patients</w:t>
      </w:r>
      <w:r>
        <w:rPr>
          <w:rFonts w:ascii="Arial" w:hAnsi="Arial" w:cs="Arial"/>
        </w:rPr>
        <w:t>, especially in XXX</w:t>
      </w:r>
      <w:r w:rsidR="000A1AD3">
        <w:rPr>
          <w:rFonts w:ascii="Arial" w:hAnsi="Arial" w:cs="Arial"/>
        </w:rPr>
        <w:t xml:space="preserve"> genes</w:t>
      </w:r>
      <w:r>
        <w:rPr>
          <w:rFonts w:ascii="Arial" w:hAnsi="Arial" w:cs="Arial"/>
        </w:rPr>
        <w:t xml:space="preserve"> (Figure 2</w:t>
      </w:r>
      <w:r w:rsidR="009C11FA">
        <w:rPr>
          <w:rFonts w:ascii="Arial" w:hAnsi="Arial" w:cs="Arial"/>
        </w:rPr>
        <w:t>A</w:t>
      </w:r>
      <w:r>
        <w:rPr>
          <w:rFonts w:ascii="Arial" w:hAnsi="Arial" w:cs="Arial"/>
        </w:rPr>
        <w:t>).</w:t>
      </w:r>
      <w:r w:rsidR="00F9452C">
        <w:rPr>
          <w:rFonts w:ascii="Arial" w:hAnsi="Arial" w:cs="Arial"/>
        </w:rPr>
        <w:t xml:space="preserve"> Copy number profiles inferred from the whole-exome sequencing confirmed the heterogeneity levels reported in previous studies (Figure</w:t>
      </w:r>
      <w:r w:rsidR="009C11FA">
        <w:rPr>
          <w:rFonts w:ascii="Arial" w:hAnsi="Arial" w:cs="Arial"/>
        </w:rPr>
        <w:t xml:space="preserve"> 2B and</w:t>
      </w:r>
      <w:r w:rsidR="00F9452C">
        <w:rPr>
          <w:rFonts w:ascii="Arial" w:hAnsi="Arial" w:cs="Arial"/>
        </w:rPr>
        <w:t xml:space="preserve"> S1). Importantly, clonal copy number events were highly recurrent, especially chromosome </w:t>
      </w:r>
      <w:commentRangeStart w:id="331"/>
      <w:r w:rsidR="00F9452C">
        <w:rPr>
          <w:rFonts w:ascii="Arial" w:hAnsi="Arial" w:cs="Arial"/>
        </w:rPr>
        <w:t xml:space="preserve">7 gain/amplification (EGFR) and chromosome 10 (PTEN) </w:t>
      </w:r>
      <w:commentRangeEnd w:id="331"/>
      <w:r w:rsidR="00F66E47">
        <w:rPr>
          <w:rStyle w:val="CommentReference"/>
        </w:rPr>
        <w:commentReference w:id="331"/>
      </w:r>
      <w:r w:rsidR="00F9452C">
        <w:rPr>
          <w:rFonts w:ascii="Arial" w:hAnsi="Arial" w:cs="Arial"/>
        </w:rPr>
        <w:t>loss, corroborating the findings from large scale studies</w:t>
      </w:r>
      <w:r w:rsidR="00F9452C">
        <w:rPr>
          <w:rFonts w:ascii="Arial" w:hAnsi="Arial" w:cs="Arial"/>
        </w:rPr>
        <w:fldChar w:fldCharType="begin"/>
      </w:r>
      <w:r w:rsidR="00E563F7">
        <w:rPr>
          <w:rFonts w:ascii="Arial" w:hAnsi="Arial" w:cs="Arial"/>
        </w:rPr>
        <w:instrText xml:space="preserve"> ADDIN PAPERS2_CITATIONS &lt;citation&gt;&lt;uuid&gt;19CECD7D-F1BA-4527-9BB7-846DF5A20DFC&lt;/uuid&gt;&lt;priority&gt;0&lt;/priority&gt;&lt;publications&gt;&lt;publication&gt;&lt;uuid&gt;CE36F691-432A-44B7-9706-257B83619062&lt;/uuid&gt;&lt;volume&gt;455&lt;/volume&gt;&lt;doi&gt;doi:10.1038/nature07385&lt;/doi&gt;&lt;startpage&gt;1061&lt;/startpage&gt;&lt;publication_date&gt;99200810231200000000222000&lt;/publication_date&gt;&lt;url&gt;http://www.nature.com/doifinder/10.1038/nature07385&lt;/url&gt;&lt;type&gt;400&lt;/type&gt;&lt;title&gt;Comprehensive genomic characterization defines human glioblastoma genes and core pathways&lt;/title&gt;&lt;publisher&gt;Nature Publishing Group&lt;/publisher&gt;&lt;number&gt;7216&lt;/number&gt;&lt;subtype&gt;400&lt;/subtype&gt;&lt;endpage&gt;1068&lt;/endpage&gt;&lt;bundle&gt;&lt;publication&gt;&lt;publisher&gt;Nature Publishing Group&lt;/publisher&gt;&lt;url&gt;http://www.nature.com&lt;/url&gt;&lt;title&gt;Nature&lt;/title&gt;&lt;type&gt;-100&lt;/type&gt;&lt;subtype&gt;-100&lt;/subtype&gt;&lt;uuid&gt;154092CB-EEBC-493C-8B91-621F9E8CA19C&lt;/uuid&gt;&lt;/publication&gt;&lt;/bundle&gt;&lt;authors&gt;&lt;author&gt;&lt;firstName&gt;Roger&lt;/firstName&gt;&lt;lastName&gt;McLendon&lt;/lastName&gt;&lt;/author&gt;&lt;author&gt;&lt;firstName&gt;Allan&lt;/firstName&gt;&lt;lastName&gt;Friedman&lt;/lastName&gt;&lt;/author&gt;&lt;author&gt;&lt;firstName&gt;Darrell&lt;/firstName&gt;&lt;lastName&gt;Bigner&lt;/lastName&gt;&lt;/author&gt;&lt;author&gt;&lt;lastName&gt;Meir&lt;/lastName&gt;&lt;nonDroppingParticle&gt;Van&lt;/nonDroppingParticle&gt;&lt;firstName&gt;Erwin&lt;/firstName&gt;&lt;middleNames&gt;G&lt;/middleNames&gt;&lt;/author&gt;&lt;author&gt;&lt;firstName&gt;Daniel&lt;/firstName&gt;&lt;middleNames&gt;J&lt;/middleNames&gt;&lt;lastName&gt;Brat&lt;/lastName&gt;&lt;/author&gt;&lt;author&gt;&lt;firstName&gt;Gena&lt;/firstName&gt;&lt;middleNames&gt;M&lt;/middleNames&gt;&lt;lastName&gt;Mastrogianakis&lt;/lastName&gt;&lt;/author&gt;&lt;author&gt;&lt;firstName&gt;Jeffrey&lt;/firstName&gt;&lt;middleNames&gt;J&lt;/middleNames&gt;&lt;lastName&gt;Olson&lt;/lastName&gt;&lt;/author&gt;&lt;author&gt;&lt;firstName&gt;Tom&lt;/firstName&gt;&lt;lastName&gt;Mikkelsen&lt;/lastName&gt;&lt;/author&gt;&lt;author&gt;&lt;firstName&gt;Norman&lt;/firstName&gt;&lt;lastName&gt;Lehman&lt;/lastName&gt;&lt;/author&gt;&lt;author&gt;&lt;firstName&gt;Ken&lt;/firstName&gt;&lt;lastName&gt;Aldape&lt;/lastName&gt;&lt;/author&gt;&lt;author&gt;&lt;firstName&gt;W&lt;/firstName&gt;&lt;middleNames&gt;K Alfred&lt;/middleNames&gt;&lt;lastName&gt;Yung&lt;/lastName&gt;&lt;/author&gt;&lt;author&gt;&lt;firstName&gt;Oliver&lt;/firstName&gt;&lt;lastName&gt;Bogler&lt;/lastName&gt;&lt;/author&gt;&lt;author&gt;&lt;firstName&gt;Scott&lt;/firstName&gt;&lt;lastName&gt;VandenBerg&lt;/lastName&gt;&lt;/author&gt;&lt;author&gt;&lt;firstName&gt;Mitchel&lt;/firstName&gt;&lt;lastName&gt;Berger&lt;/lastName&gt;&lt;/author&gt;&lt;author&gt;&lt;firstName&gt;Michael&lt;/firstName&gt;&lt;lastName&gt;Prados&lt;/lastName&gt;&lt;/author&gt;&lt;author&gt;&lt;firstName&gt;Donna&lt;/firstName&gt;&lt;lastName&gt;Muzny&lt;/lastName&gt;&lt;/author&gt;&lt;author&gt;&lt;firstName&gt;Margaret&lt;/firstName&gt;&lt;lastName&gt;Morgan&lt;/lastName&gt;&lt;/author&gt;&lt;author&gt;&lt;firstName&gt;Steve&lt;/firstName&gt;&lt;lastName&gt;Scherer&lt;/lastName&gt;&lt;/author&gt;&lt;author&gt;&lt;firstName&gt;Aniko&lt;/firstName&gt;&lt;lastName&gt;Sabo&lt;/lastName&gt;&lt;/author&gt;&lt;author&gt;&lt;firstName&gt;Lynn&lt;/firstName&gt;&lt;lastName&gt;Nazareth&lt;/lastName&gt;&lt;/author&gt;&lt;author&gt;&lt;firstName&gt;Lora&lt;/firstName&gt;&lt;lastName&gt;Lewis&lt;/lastName&gt;&lt;/author&gt;&lt;author&gt;&lt;firstName&gt;Otis&lt;/firstName&gt;&lt;lastName&gt;Hall&lt;/lastName&gt;&lt;/author&gt;&lt;author&gt;&lt;firstName&gt;Yiming&lt;/firstName&gt;&lt;lastName&gt;Zhu&lt;/lastName&gt;&lt;/author&gt;&lt;author&gt;&lt;firstName&gt;Yanru&lt;/firstName&gt;&lt;lastName&gt;Ren&lt;/lastName&gt;&lt;/author&gt;&lt;author&gt;&lt;firstName&gt;Omar&lt;/firstName&gt;&lt;lastName&gt;Alvi&lt;/lastName&gt;&lt;/author&gt;&lt;author&gt;&lt;firstName&gt;Jiqiang&lt;/firstName&gt;&lt;lastName&gt;Yao&lt;/lastName&gt;&lt;/author&gt;&lt;author&gt;&lt;firstName&gt;Alicia&lt;/firstName&gt;&lt;lastName&gt;Hawes&lt;/lastName&gt;&lt;/author&gt;&lt;author&gt;&lt;firstName&gt;Shalini&lt;/firstName&gt;&lt;lastName&gt;Jhangiani&lt;/lastName&gt;&lt;/author&gt;&lt;author&gt;&lt;firstName&gt;Gerald&lt;/firstName&gt;&lt;lastName&gt;Fowler&lt;/lastName&gt;&lt;/author&gt;&lt;author&gt;&lt;firstName&gt;Anthony&lt;/firstName&gt;&lt;middleNames&gt;San&lt;/middleNames&gt;&lt;lastName&gt;Lucas&lt;/lastName&gt;&lt;/author&gt;&lt;author&gt;&lt;firstName&gt;Christie&lt;/firstName&gt;&lt;lastName&gt;Kovar&lt;/lastName&gt;&lt;/author&gt;&lt;author&gt;&lt;firstName&gt;Andrew&lt;/firstName&gt;&lt;lastName&gt;Cree&lt;/lastName&gt;&lt;/author&gt;&lt;author&gt;&lt;firstName&gt;Huyen&lt;/firstName&gt;&lt;lastName&gt;Dinh&lt;/lastName&gt;&lt;/author&gt;&lt;author&gt;&lt;firstName&gt;Jireh&lt;/firstName&gt;&lt;lastName&gt;Santibanez&lt;/lastName&gt;&lt;/author&gt;&lt;author&gt;&lt;firstName&gt;Vandita&lt;/firstName&gt;&lt;lastName&gt;Joshi&lt;/lastName&gt;&lt;/author&gt;&lt;author&gt;&lt;firstName&gt;Manuel&lt;/firstName&gt;&lt;middleNames&gt;L&lt;/middleNames&gt;&lt;lastName&gt;Gonzalez-Garay&lt;/lastName&gt;&lt;/author&gt;&lt;author&gt;&lt;firstName&gt;Christopher&lt;/firstName&gt;&lt;middleNames&gt;A&lt;/middleNames&gt;&lt;lastName&gt;Miller&lt;/lastName&gt;&lt;/author&gt;&lt;author&gt;&lt;firstName&gt;Aleksandar&lt;/firstName&gt;&lt;lastName&gt;Milosavljevic&lt;/lastName&gt;&lt;/author&gt;&lt;author&gt;&lt;firstName&gt;Larry&lt;/firstName&gt;&lt;lastName&gt;Donehower&lt;/lastName&gt;&lt;/author&gt;&lt;author&gt;&lt;firstName&gt;David&lt;/firstName&gt;&lt;middleNames&gt;A&lt;/middleNames&gt;&lt;lastName&gt;Wheeler&lt;/lastName&gt;&lt;/author&gt;&lt;author&gt;&lt;firstName&gt;Richard&lt;/firstName&gt;&lt;middleNames&gt;A&lt;/middleNames&gt;&lt;lastName&gt;Gibbs&lt;/lastName&gt;&lt;/author&gt;&lt;author&gt;&lt;firstName&gt;Kristian&lt;/firstName&gt;&lt;lastName&gt;Cibulskis&lt;/lastName&gt;&lt;/author&gt;&lt;author&gt;&lt;firstName&gt;Carrie&lt;/firstName&gt;&lt;lastName&gt;Sougnez&lt;/lastName&gt;&lt;/author&gt;&lt;author&gt;&lt;firstName&gt;Tim&lt;/firstName&gt;&lt;lastName&gt;Fennell&lt;/lastName&gt;&lt;/author&gt;&lt;author&gt;&lt;firstName&gt;Scott&lt;/firstName&gt;&lt;lastName&gt;Mahan&lt;/lastName&gt;&lt;/author&gt;&lt;author&gt;&lt;firstName&gt;Jane&lt;/firstName&gt;&lt;lastName&gt;Wilkinson&lt;/lastName&gt;&lt;/author&gt;&lt;author&gt;&lt;firstName&gt;Liuda&lt;/firstName&gt;&lt;lastName&gt;Ziaugra&lt;/lastName&gt;&lt;/author&gt;&lt;author&gt;&lt;firstName&gt;Robert&lt;/firstName&gt;&lt;lastName&gt;Onofrio&lt;/lastName&gt;&lt;/author&gt;&lt;author&gt;&lt;firstName&gt;Toby&lt;/firstName&gt;&lt;lastName&gt;Bloom&lt;/lastName&gt;&lt;/author&gt;&lt;author&gt;&lt;firstName&gt;Rob&lt;/firstName&gt;&lt;lastName&gt;Nicol&lt;/lastName&gt;&lt;/author&gt;&lt;author&gt;&lt;firstName&gt;Kristin&lt;/firstName&gt;&lt;lastName&gt;Ardlie&lt;/lastName&gt;&lt;/author&gt;&lt;author&gt;&lt;firstName&gt;Jennifer&lt;/firstName&gt;&lt;lastName&gt;Baldwin&lt;/lastName&gt;&lt;/author&gt;&lt;author&gt;&lt;firstName&gt;Stacey&lt;/firstName&gt;&lt;lastName&gt;Gabriel&lt;/lastName&gt;&lt;/author&gt;&lt;author&gt;&lt;firstName&gt;Eric&lt;/firstName&gt;&lt;middleNames&gt;S&lt;/middleNames&gt;&lt;lastName&gt;Lander&lt;/lastName&gt;&lt;/author&gt;&lt;author&gt;&lt;firstName&gt;Li&lt;/firstName&gt;&lt;lastName&gt;Ding&lt;/lastName&gt;&lt;/author&gt;&lt;author&gt;&lt;firstName&gt;Robert&lt;/firstName&gt;&lt;middleNames&gt;S&lt;/middleNames&gt;&lt;lastName&gt;Fulton&lt;/lastName&gt;&lt;/author&gt;&lt;author&gt;&lt;firstName&gt;Michael&lt;/firstName&gt;&lt;middleNames&gt;D&lt;/middleNames&gt;&lt;lastName&gt;McLellan&lt;/lastName&gt;&lt;/author&gt;&lt;author&gt;&lt;firstName&gt;John&lt;/firstName&gt;&lt;lastName&gt;Wallis&lt;/lastName&gt;&lt;/author&gt;&lt;author&gt;&lt;firstName&gt;David&lt;/firstName&gt;&lt;middleNames&gt;E&lt;/middleNames&gt;&lt;lastName&gt;Larson&lt;/lastName&gt;&lt;/author&gt;&lt;author&gt;&lt;firstName&gt;Xiaoqi&lt;/firstName&gt;&lt;lastName&gt;Shi&lt;/lastName&gt;&lt;/author&gt;&lt;author&gt;&lt;firstName&gt;Rachel&lt;/firstName&gt;&lt;lastName&gt;Abbott&lt;/lastName&gt;&lt;/author&gt;&lt;author&gt;&lt;firstName&gt;Lucinda&lt;/firstName&gt;&lt;lastName&gt;Fulton&lt;/lastName&gt;&lt;/author&gt;&lt;author&gt;&lt;firstName&gt;Ken&lt;/firstName&gt;&lt;lastName&gt;Chen&lt;/lastName&gt;&lt;/author&gt;&lt;author&gt;&lt;firstName&gt;Daniel&lt;/firstName&gt;&lt;middleNames&gt;C&lt;/middleNames&gt;&lt;lastName&gt;Koboldt&lt;/lastName&gt;&lt;/author&gt;&lt;author&gt;&lt;firstName&gt;Michael&lt;/firstName&gt;&lt;middleNames&gt;C&lt;/middleNames&gt;&lt;lastName&gt;Wendl&lt;/lastName&gt;&lt;/author&gt;&lt;author&gt;&lt;firstName&gt;Rick&lt;/firstName&gt;&lt;lastName&gt;Meyer&lt;/lastName&gt;&lt;/author&gt;&lt;author&gt;&lt;firstName&gt;Yuzhu&lt;/firstName&gt;&lt;lastName&gt;Tang&lt;/lastName&gt;&lt;/author&gt;&lt;author&gt;&lt;firstName&gt;Ling&lt;/firstName&gt;&lt;lastName&gt;Lin&lt;/lastName&gt;&lt;/author&gt;&lt;author&gt;&lt;firstName&gt;John&lt;/firstName&gt;&lt;middleNames&gt;R&lt;/middleNames&gt;&lt;lastName&gt;Osborne&lt;/lastName&gt;&lt;/author&gt;&lt;author&gt;&lt;firstName&gt;Brian&lt;/firstName&gt;&lt;middleNames&gt;H&lt;/middleNames&gt;&lt;lastName&gt;Dunford-Shore&lt;/lastName&gt;&lt;/author&gt;&lt;author&gt;&lt;firstName&gt;Tracie&lt;/firstName&gt;&lt;middleNames&gt;L&lt;/middleNames&gt;&lt;lastName&gt;Miner&lt;/lastName&gt;&lt;/author&gt;&lt;author&gt;&lt;firstName&gt;Kim&lt;/firstName&gt;&lt;lastName&gt;Delehaunty&lt;/lastName&gt;&lt;/author&gt;&lt;author&gt;&lt;firstName&gt;Chris&lt;/firstName&gt;&lt;lastName&gt;Markovic&lt;/lastName&gt;&lt;/author&gt;&lt;author&gt;&lt;firstName&gt;Gary&lt;/firstName&gt;&lt;lastName&gt;Swift&lt;/lastName&gt;&lt;/author&gt;&lt;author&gt;&lt;firstName&gt;William&lt;/firstName&gt;&lt;lastName&gt;Courtney&lt;/lastName&gt;&lt;/author&gt;&lt;author&gt;&lt;firstName&gt;Craig&lt;/firstName&gt;&lt;lastName&gt;Pohl&lt;/lastName&gt;&lt;/author&gt;&lt;author&gt;&lt;firstName&gt;Scott&lt;/firstName&gt;&lt;lastName&gt;Abbott&lt;/lastName&gt;&lt;/author&gt;&lt;author&gt;&lt;firstName&gt;Amy&lt;/firstName&gt;&lt;lastName&gt;Hawkins&lt;/lastName&gt;&lt;/author&gt;&lt;author&gt;&lt;firstName&gt;Shin&lt;/firstName&gt;&lt;lastName&gt;Leong&lt;/lastName&gt;&lt;/author&gt;&lt;author&gt;&lt;firstName&gt;Carrie&lt;/firstName&gt;&lt;lastName&gt;Haipek&lt;/lastName&gt;&lt;/author&gt;&lt;author&gt;&lt;firstName&gt;Heather&lt;/firstName&gt;&lt;lastName&gt;Schmidt&lt;/lastName&gt;&lt;/author&gt;&lt;author&gt;&lt;firstName&gt;Maddy&lt;/firstName&gt;&lt;lastName&gt;Wiechert&lt;/lastName&gt;&lt;/author&gt;&lt;author&gt;&lt;firstName&gt;Tammi&lt;/firstName&gt;&lt;lastName&gt;Vickery&lt;/lastName&gt;&lt;/author&gt;&lt;author&gt;&lt;firstName&gt;Sacha&lt;/firstName&gt;&lt;lastName&gt;Scott&lt;/lastName&gt;&lt;/author&gt;&lt;author&gt;&lt;firstName&gt;David&lt;/firstName&gt;&lt;middleNames&gt;J&lt;/middleNames&gt;&lt;lastName&gt;Dooling&lt;/lastName&gt;&lt;/author&gt;&lt;author&gt;&lt;firstName&gt;Asif&lt;/firstName&gt;&lt;lastName&gt;Chinwalla&lt;/lastName&gt;&lt;/author&gt;&lt;author&gt;&lt;firstName&gt;George&lt;/firstName&gt;&lt;middleNames&gt;M&lt;/middleNames&gt;&lt;lastName&gt;Weinstock&lt;/lastName&gt;&lt;/author&gt;&lt;author&gt;&lt;firstName&gt;Elaine&lt;/firstName&gt;&lt;middleNames&gt;R&lt;/middleNames&gt;&lt;lastName&gt;Mardis&lt;/lastName&gt;&lt;/author&gt;&lt;author&gt;&lt;firstName&gt;Richard&lt;/firstName&gt;&lt;middleNames&gt;K&lt;/middleNames&gt;&lt;lastName&gt;Wilson&lt;/lastName&gt;&lt;/author&gt;&lt;author&gt;&lt;firstName&gt;Gad&lt;/firstName&gt;&lt;lastName&gt;Getz&lt;/lastName&gt;&lt;/author&gt;&lt;author&gt;&lt;firstName&gt;Wendy&lt;/firstName&gt;&lt;lastName&gt;Winckler&lt;/lastName&gt;&lt;/author&gt;&lt;author&gt;&lt;firstName&gt;Roel&lt;/firstName&gt;&lt;middleNames&gt;G W&lt;/middleNames&gt;&lt;lastName&gt;Verhaak&lt;/lastName&gt;&lt;/author&gt;&lt;author&gt;&lt;firstName&gt;Michael&lt;/firstName&gt;&lt;middleNames&gt;S&lt;/middleNames&gt;&lt;lastName&gt;Lawrence&lt;/lastName&gt;&lt;/author&gt;&lt;author&gt;&lt;firstName&gt;Michael&lt;/firstName&gt;&lt;lastName&gt;O’Kelly&lt;/lastName&gt;&lt;/author&gt;&lt;author&gt;&lt;firstName&gt;Jim&lt;/firstName&gt;&lt;lastName&gt;Robinson&lt;/lastName&gt;&lt;/author&gt;&lt;author&gt;&lt;firstName&gt;Gabriele&lt;/firstName&gt;&lt;lastName&gt;Alexe&lt;/lastName&gt;&lt;/author&gt;&lt;author&gt;&lt;firstName&gt;Rameen&lt;/firstName&gt;&lt;lastName&gt;Beroukhim&lt;/lastName&gt;&lt;/author&gt;&lt;author&gt;&lt;firstName&gt;Scott&lt;/firstName&gt;&lt;lastName&gt;Carter&lt;/lastName&gt;&lt;/author&gt;&lt;author&gt;&lt;firstName&gt;Derek&lt;/firstName&gt;&lt;lastName&gt;Chiang&lt;/lastName&gt;&lt;/author&gt;&lt;author&gt;&lt;firstName&gt;Josh&lt;/firstName&gt;&lt;lastName&gt;Gould&lt;/lastName&gt;&lt;/author&gt;&lt;author&gt;&lt;firstName&gt;Supriya&lt;/firstName&gt;&lt;lastName&gt;Gupta&lt;/lastName&gt;&lt;/author&gt;&lt;author&gt;&lt;firstName&gt;Josh&lt;/firstName&gt;&lt;lastName&gt;Korn&lt;/lastName&gt;&lt;/author&gt;&lt;author&gt;&lt;firstName&gt;Craig&lt;/firstName&gt;&lt;lastName&gt;Mermel&lt;/lastName&gt;&lt;/author&gt;&lt;author&gt;&lt;firstName&gt;Jill&lt;/firstName&gt;&lt;lastName&gt;Mesirov&lt;/lastName&gt;&lt;/author&gt;&lt;author&gt;&lt;firstName&gt;Stefano&lt;/firstName&gt;&lt;lastName&gt;Monti&lt;/lastName&gt;&lt;/author&gt;&lt;author&gt;&lt;firstName&gt;Huy&lt;/firstName&gt;&lt;lastName&gt;Nguyen&lt;/lastName&gt;&lt;/author&gt;&lt;author&gt;&lt;firstName&gt;Melissa&lt;/firstName&gt;&lt;lastName&gt;Parkin&lt;/lastName&gt;&lt;/author&gt;&lt;author&gt;&lt;firstName&gt;Michael&lt;/firstName&gt;&lt;lastName&gt;Reich&lt;/lastName&gt;&lt;/author&gt;&lt;author&gt;&lt;firstName&gt;Nicolas&lt;/firstName&gt;&lt;lastName&gt;Stransky&lt;/lastName&gt;&lt;/author&gt;&lt;author&gt;&lt;firstName&gt;Barbara&lt;/firstName&gt;&lt;middleNames&gt;A&lt;/middleNames&gt;&lt;lastName&gt;Weir&lt;/lastName&gt;&lt;/author&gt;&lt;author&gt;&lt;firstName&gt;Levi&lt;/firstName&gt;&lt;lastName&gt;Garraway&lt;/lastName&gt;&lt;/author&gt;&lt;author&gt;&lt;firstName&gt;Todd&lt;/firstName&gt;&lt;lastName&gt;Golub&lt;/lastName&gt;&lt;/author&gt;&lt;author&gt;&lt;firstName&gt;Matthew&lt;/firstName&gt;&lt;lastName&gt;Meyerson&lt;/lastName&gt;&lt;/author&gt;&lt;author&gt;&lt;firstName&gt;Lynda&lt;/firstName&gt;&lt;lastName&gt;Chin&lt;/lastName&gt;&lt;/author&gt;&lt;author&gt;&lt;firstName&gt;Alexei&lt;/firstName&gt;&lt;lastName&gt;Protopopov&lt;/lastName&gt;&lt;/author&gt;&lt;author&gt;&lt;firstName&gt;Jianhua&lt;/firstName&gt;&lt;lastName&gt;Zhang&lt;/lastName&gt;&lt;/author&gt;&lt;author&gt;&lt;firstName&gt;Ilana&lt;/firstName&gt;&lt;lastName&gt;Perna&lt;/lastName&gt;&lt;/author&gt;&lt;author&gt;&lt;firstName&gt;Sandy&lt;/firstName&gt;&lt;lastName&gt;Aronson&lt;/lastName&gt;&lt;/author&gt;&lt;author&gt;&lt;firstName&gt;Narayan&lt;/firstName&gt;&lt;lastName&gt;Sathiamoorthy&lt;/lastName&gt;&lt;/author&gt;&lt;author&gt;&lt;firstName&gt;Georgia&lt;/firstName&gt;&lt;lastName&gt;Ren&lt;/lastName&gt;&lt;/author&gt;&lt;author&gt;&lt;firstName&gt;Jun&lt;/firstName&gt;&lt;lastName&gt;Yao&lt;/lastName&gt;&lt;/author&gt;&lt;author&gt;&lt;firstName&gt;W&lt;/firstName&gt;&lt;middleNames&gt;Ruprecht&lt;/middleNames&gt;&lt;lastName&gt;Wiedemeyer&lt;/lastName&gt;&lt;/author&gt;&lt;author&gt;&lt;firstName&gt;Hyunsoo&lt;/firstName&gt;&lt;lastName&gt;Kim&lt;/lastName&gt;&lt;/author&gt;&lt;author&gt;&lt;firstName&gt;Sek&lt;/firstName&gt;&lt;middleNames&gt;Won&lt;/middleNames&gt;&lt;lastName&gt;Kong&lt;/lastName&gt;&lt;/author&gt;&lt;author&gt;&lt;firstName&gt;Yonghong&lt;/firstName&gt;&lt;lastName&gt;Xiao&lt;/lastName&gt;&lt;/author&gt;&lt;author&gt;&lt;firstName&gt;Isaac&lt;/firstName&gt;&lt;middleNames&gt;S&lt;/middleNames&gt;&lt;lastName&gt;Kohane&lt;/lastName&gt;&lt;/author&gt;&lt;author&gt;&lt;firstName&gt;Jon&lt;/firstName&gt;&lt;lastName&gt;Seidman&lt;/lastName&gt;&lt;/author&gt;&lt;author&gt;&lt;firstName&gt;Peter&lt;/firstName&gt;&lt;middleNames&gt;J&lt;/middleNames&gt;&lt;lastName&gt;Park&lt;/lastName&gt;&lt;/author&gt;&lt;author&gt;&lt;firstName&gt;Raju&lt;/firstName&gt;&lt;lastName&gt;Kucherlapati&lt;/lastName&gt;&lt;/author&gt;&lt;author&gt;&lt;firstName&gt;Peter&lt;/firstName&gt;&lt;middleNames&gt;W&lt;/middleNames&gt;&lt;lastName&gt;Laird&lt;/lastName&gt;&lt;/author&gt;&lt;author&gt;&lt;firstName&gt;Leslie&lt;/firstName&gt;&lt;lastName&gt;Cope&lt;/lastName&gt;&lt;/author&gt;&lt;author&gt;&lt;firstName&gt;James&lt;/firstName&gt;&lt;middleNames&gt;G&lt;/middleNames&gt;&lt;lastName&gt;Herman&lt;/lastName&gt;&lt;/author&gt;&lt;author&gt;&lt;firstName&gt;Daniel&lt;/firstName&gt;&lt;middleNames&gt;J&lt;/middleNames&gt;&lt;lastName&gt;Weisenberger&lt;/lastName&gt;&lt;/author&gt;&lt;author&gt;&lt;firstName&gt;Fei&lt;/firstName&gt;&lt;lastName&gt;Pan&lt;/lastName&gt;&lt;/author&gt;&lt;author&gt;&lt;nonDroppingParticle&gt;Van Den&lt;/nonDroppingParticle&gt;&lt;firstName&gt;David&lt;/firstName&gt;&lt;lastName&gt;Berg&lt;/lastName&gt;&lt;/author&gt;&lt;author&gt;&lt;nonDroppingParticle&gt;Van&lt;/nonDroppingParticle&gt;&lt;firstName&gt;Leander&lt;/firstName&gt;&lt;lastName&gt;Neste&lt;/lastName&gt;&lt;/author&gt;&lt;author&gt;&lt;firstName&gt;Joo&lt;/firstName&gt;&lt;middleNames&gt;Mi&lt;/middleNames&gt;&lt;lastName&gt;Yi&lt;/lastName&gt;&lt;/author&gt;&lt;author&gt;&lt;firstName&gt;Kornel&lt;/firstName&gt;&lt;middleNames&gt;E&lt;/middleNames&gt;&lt;lastName&gt;Schuebel&lt;/lastName&gt;&lt;/author&gt;&lt;author&gt;&lt;firstName&gt;Stephen&lt;/firstName&gt;&lt;middleNames&gt;B&lt;/middleNames&gt;&lt;lastName&gt;Baylin&lt;/lastName&gt;&lt;/author&gt;&lt;author&gt;&lt;firstName&gt;Devin&lt;/firstName&gt;&lt;middleNames&gt;M&lt;/middleNames&gt;&lt;lastName&gt;Absher&lt;/lastName&gt;&lt;/author&gt;&lt;author&gt;&lt;firstName&gt;Jun&lt;/firstName&gt;&lt;middleNames&gt;Z&lt;/middleNames&gt;&lt;lastName&gt;Li&lt;/lastName&gt;&lt;/author&gt;&lt;author&gt;&lt;firstName&gt;Audrey&lt;/firstName&gt;&lt;lastName&gt;Southwick&lt;/lastName&gt;&lt;/author&gt;&lt;author&gt;&lt;firstName&gt;Shannon&lt;/firstName&gt;&lt;lastName&gt;Brady&lt;/lastName&gt;&lt;/author&gt;&lt;author&gt;&lt;firstName&gt;Amita&lt;/firstName&gt;&lt;lastName&gt;Aggarwal&lt;/lastName&gt;&lt;/author&gt;&lt;author&gt;&lt;firstName&gt;Tisha&lt;/firstName&gt;&lt;lastName&gt;Chung&lt;/lastName&gt;&lt;/author&gt;&lt;author&gt;&lt;firstName&gt;Gavin&lt;/firstName&gt;&lt;lastName&gt;Sherlock&lt;/lastName&gt;&lt;/author&gt;&lt;author&gt;&lt;firstName&gt;James&lt;/firstName&gt;&lt;middleNames&gt;D&lt;/middleNames&gt;&lt;lastName&gt;Brooks&lt;/lastName&gt;&lt;/author&gt;&lt;author&gt;&lt;firstName&gt;Richard&lt;/firstName&gt;&lt;middleNames&gt;M&lt;/middleNames&gt;&lt;lastName&gt;Myers&lt;/lastName&gt;&lt;/author&gt;&lt;author&gt;&lt;firstName&gt;Paul&lt;/firstName&gt;&lt;middleNames&gt;T&lt;/middleNames&gt;&lt;lastName&gt;Spellman&lt;/lastName&gt;&lt;/author&gt;&lt;author&gt;&lt;firstName&gt;Elizabeth&lt;/firstName&gt;&lt;lastName&gt;Purdom&lt;/lastName&gt;&lt;/author&gt;&lt;author&gt;&lt;firstName&gt;Lakshmi&lt;/firstName&gt;&lt;middleNames&gt;R&lt;/middleNames&gt;&lt;lastName&gt;Jakkula&lt;/lastName&gt;&lt;/author&gt;&lt;author&gt;&lt;firstName&gt;Anna&lt;/firstName&gt;&lt;middleNames&gt;V&lt;/middleNames&gt;&lt;lastName&gt;Lapuk&lt;/lastName&gt;&lt;/author&gt;&lt;author&gt;&lt;firstName&gt;Henry&lt;/firstName&gt;&lt;lastName&gt;Marr&lt;/lastName&gt;&lt;/author&gt;&lt;author&gt;&lt;firstName&gt;Shannon&lt;/firstName&gt;&lt;lastName&gt;Dorton&lt;/lastName&gt;&lt;/author&gt;&lt;author&gt;&lt;firstName&gt;Yoon&lt;/firstName&gt;&lt;middleNames&gt;Gi&lt;/middleNames&gt;&lt;lastName&gt;Choi&lt;/lastName&gt;&lt;/author&gt;&lt;author&gt;&lt;firstName&gt;Ju&lt;/firstName&gt;&lt;lastName&gt;Han&lt;/lastName&gt;&lt;/author&gt;&lt;author&gt;&lt;firstName&gt;Amrita&lt;/firstName&gt;&lt;lastName&gt;Ray&lt;/lastName&gt;&lt;/author&gt;&lt;author&gt;&lt;firstName&gt;Victoria&lt;/firstName&gt;&lt;lastName&gt;Wang&lt;/lastName&gt;&lt;/author&gt;&lt;author&gt;&lt;firstName&gt;Steffen&lt;/firstName&gt;&lt;lastName&gt;Durinck&lt;/lastName&gt;&lt;/author&gt;&lt;author&gt;&lt;firstName&gt;Mark&lt;/firstName&gt;&lt;lastName&gt;Robinson&lt;/lastName&gt;&lt;/author&gt;&lt;author&gt;&lt;firstName&gt;Nicholas&lt;/firstName&gt;&lt;middleNames&gt;J&lt;/middleNames&gt;&lt;lastName&gt;Wang&lt;/lastName&gt;&lt;/author&gt;&lt;author&gt;&lt;firstName&gt;Karen&lt;/firstName&gt;&lt;lastName&gt;Vranizan&lt;/lastName&gt;&lt;/author&gt;&lt;author&gt;&lt;firstName&gt;Vivian&lt;/firstName&gt;&lt;lastName&gt;Peng&lt;/lastName&gt;&lt;/author&gt;&lt;author&gt;&lt;nonDroppingParticle&gt;Van&lt;/nonDroppingParticle&gt;&lt;firstName&gt;Eric&lt;/firstName&gt;&lt;lastName&gt;Name&lt;/lastName&gt;&lt;/author&gt;&lt;author&gt;&lt;firstName&gt;Gerald&lt;/firstName&gt;&lt;middleNames&gt;V&lt;/middleNames&gt;&lt;lastName&gt;Fontenay&lt;/lastName&gt;&lt;/author&gt;&lt;author&gt;&lt;firstName&gt;John&lt;/firstName&gt;&lt;lastName&gt;Ngai&lt;/lastName&gt;&lt;/author&gt;&lt;author&gt;&lt;firstName&gt;John&lt;/firstName&gt;&lt;middleNames&gt;G&lt;/middleNames&gt;&lt;lastName&gt;Conboy&lt;/lastName&gt;&lt;/author&gt;&lt;author&gt;&lt;firstName&gt;Bahram&lt;/firstName&gt;&lt;lastName&gt;Parvin&lt;/lastName&gt;&lt;/author&gt;&lt;author&gt;&lt;firstName&gt;Heidi&lt;/firstName&gt;&lt;middleNames&gt;S&lt;/middleNames&gt;&lt;lastName&gt;Feiler&lt;/lastName&gt;&lt;/author&gt;&lt;author&gt;&lt;firstName&gt;Terence&lt;/firstName&gt;&lt;middleNames&gt;P&lt;/middleNames&gt;&lt;lastName&gt;Speed&lt;/lastName&gt;&lt;/author&gt;&lt;author&gt;&lt;firstName&gt;Joe&lt;/firstName&gt;&lt;middleNames&gt;W&lt;/middleNames&gt;&lt;lastName&gt;Gray&lt;/lastName&gt;&lt;/author&gt;&lt;author&gt;&lt;firstName&gt;Cameron&lt;/firstName&gt;&lt;lastName&gt;Brennan&lt;/lastName&gt;&lt;/author&gt;&lt;author&gt;&lt;firstName&gt;Nicholas&lt;/firstName&gt;&lt;middleNames&gt;D&lt;/middleNames&gt;&lt;lastName&gt;Socci&lt;/lastName&gt;&lt;/author&gt;&lt;author&gt;&lt;firstName&gt;Adam&lt;/firstName&gt;&lt;lastName&gt;Olshen&lt;/lastName&gt;&lt;/author&gt;&lt;author&gt;&lt;firstName&gt;Barry&lt;/firstName&gt;&lt;middleNames&gt;S&lt;/middleNames&gt;&lt;lastName&gt;Taylor&lt;/lastName&gt;&lt;/author&gt;&lt;author&gt;&lt;firstName&gt;Alex&lt;/firstName&gt;&lt;lastName&gt;Lash&lt;/lastName&gt;&lt;/author&gt;&lt;author&gt;&lt;firstName&gt;Nikolaus&lt;/firstName&gt;&lt;lastName&gt;Schultz&lt;/lastName&gt;&lt;/author&gt;&lt;author&gt;&lt;firstName&gt;Boris&lt;/firstName&gt;&lt;lastName&gt;Reva&lt;/lastName&gt;&lt;/author&gt;&lt;author&gt;&lt;firstName&gt;Yevgeniy&lt;/firstName&gt;&lt;lastName&gt;Antipin&lt;/lastName&gt;&lt;/author&gt;&lt;author&gt;&lt;firstName&gt;Alexey&lt;/firstName&gt;&lt;lastName&gt;Stukalov&lt;/lastName&gt;&lt;/author&gt;&lt;author&gt;&lt;firstName&gt;Benjamin&lt;/firstName&gt;&lt;lastName&gt;Gross&lt;/lastName&gt;&lt;/author&gt;&lt;author&gt;&lt;firstName&gt;Ethan&lt;/firstName&gt;&lt;lastName&gt;Cerami&lt;/lastName&gt;&lt;/author&gt;&lt;author&gt;&lt;firstName&gt;Wei&lt;/firstName&gt;&lt;middleNames&gt;Qing&lt;/middleNames&gt;&lt;lastName&gt;Wang&lt;/lastName&gt;&lt;/author&gt;&lt;author&gt;&lt;firstName&gt;Li-Xuan&lt;/firstName&gt;&lt;lastName&gt;Qin&lt;/lastName&gt;&lt;/author&gt;&lt;author&gt;&lt;firstName&gt;Venkatraman&lt;/firstName&gt;&lt;middleNames&gt;E&lt;/middleNames&gt;&lt;lastName&gt;Seshan&lt;/lastName&gt;&lt;/author&gt;&lt;author&gt;&lt;firstName&gt;Liliana&lt;/firstName&gt;&lt;lastName&gt;Villafania&lt;/lastName&gt;&lt;/author&gt;&lt;author&gt;&lt;firstName&gt;Magali&lt;/firstName&gt;&lt;lastName&gt;Cavatore&lt;/lastName&gt;&lt;/author&gt;&lt;author&gt;&lt;firstName&gt;Laetitia&lt;/firstName&gt;&lt;lastName&gt;Borsu&lt;/lastName&gt;&lt;/author&gt;&lt;author&gt;&lt;firstName&gt;Agnes&lt;/firstName&gt;&lt;lastName&gt;Viale&lt;/lastName&gt;&lt;/author&gt;&lt;author&gt;&lt;firstName&gt;William&lt;/firstName&gt;&lt;lastName&gt;Gerald&lt;/lastName&gt;&lt;/author&gt;&lt;author&gt;&lt;firstName&gt;Chris&lt;/firstName&gt;&lt;lastName&gt;Sander&lt;/lastName&gt;&lt;/author&gt;&lt;author&gt;&lt;firstName&gt;Marc&lt;/firstName&gt;&lt;lastName&gt;Ladanyi&lt;/lastName&gt;&lt;/author&gt;&lt;author&gt;&lt;firstName&gt;Charles&lt;/firstName&gt;&lt;middleNames&gt;M&lt;/middleNames&gt;&lt;lastName&gt;Perou&lt;/lastName&gt;&lt;/author&gt;&lt;author&gt;&lt;firstName&gt;D&lt;/firstName&gt;&lt;middleNames&gt;Neil&lt;/middleNames&gt;&lt;lastName&gt;Hayes&lt;/lastName&gt;&lt;/author&gt;&lt;author&gt;&lt;firstName&gt;Michael&lt;/firstName&gt;&lt;middleNames&gt;D&lt;/middleNames&gt;&lt;lastName&gt;Topal&lt;/lastName&gt;&lt;/author&gt;&lt;author&gt;&lt;firstName&gt;Katherine&lt;/firstName&gt;&lt;middleNames&gt;A&lt;/middleNames&gt;&lt;lastName&gt;Hoadley&lt;/lastName&gt;&lt;/author&gt;&lt;author&gt;&lt;firstName&gt;Yuan&lt;/firstName&gt;&lt;lastName&gt;Qi&lt;/lastName&gt;&lt;/author&gt;&lt;author&gt;&lt;firstName&gt;Sai&lt;/firstName&gt;&lt;lastName&gt;Balu&lt;/lastName&gt;&lt;/author&gt;&lt;author&gt;&lt;firstName&gt;Yan&lt;/firstName&gt;&lt;lastName&gt;Shi&lt;/lastName&gt;&lt;/author&gt;&lt;author&gt;&lt;firstName&gt;Junyuan&lt;/firstName&gt;&lt;lastName&gt;Wu&lt;/lastName&gt;&lt;/author&gt;&lt;author&gt;&lt;firstName&gt;Robert&lt;/firstName&gt;&lt;lastName&gt;Penny&lt;/lastName&gt;&lt;/author&gt;&lt;author&gt;&lt;firstName&gt;Michael&lt;/firstName&gt;&lt;lastName&gt;Bittner&lt;/lastName&gt;&lt;/author&gt;&lt;author&gt;&lt;firstName&gt;Troy&lt;/firstName&gt;&lt;lastName&gt;Shelton&lt;/lastName&gt;&lt;/author&gt;&lt;author&gt;&lt;firstName&gt;Elizabeth&lt;/firstName&gt;&lt;lastName&gt;Lenkiewicz&lt;/lastName&gt;&lt;/author&gt;&lt;author&gt;&lt;firstName&gt;Scott&lt;/firstName&gt;&lt;lastName&gt;Morris&lt;/lastName&gt;&lt;/author&gt;&lt;author&gt;&lt;firstName&gt;Debbie&lt;/firstName&gt;&lt;lastName&gt;Beasley&lt;/lastName&gt;&lt;/author&gt;&lt;author&gt;&lt;firstName&gt;Sheri&lt;/firstName&gt;&lt;lastName&gt;Sanders&lt;/lastName&gt;&lt;/author&gt;&lt;author&gt;&lt;firstName&gt;Ari&lt;/firstName&gt;&lt;lastName&gt;Kahn&lt;/lastName&gt;&lt;/author&gt;&lt;author&gt;&lt;firstName&gt;Robert&lt;/firstName&gt;&lt;lastName&gt;Sfeir&lt;/lastName&gt;&lt;/author&gt;&lt;author&gt;&lt;firstName&gt;Jessica&lt;/firstName&gt;&lt;lastName&gt;Chen&lt;/lastName&gt;&lt;/author&gt;&lt;author&gt;&lt;firstName&gt;David&lt;/firstName&gt;&lt;lastName&gt;Nassau&lt;/lastName&gt;&lt;/author&gt;&lt;author&gt;&lt;firstName&gt;Larry&lt;/firstName&gt;&lt;lastName&gt;Feng&lt;/lastName&gt;&lt;/author&gt;&lt;author&gt;&lt;firstName&gt;Erin&lt;/firstName&gt;&lt;lastName&gt;Hickey&lt;/lastName&gt;&lt;/author&gt;&lt;author&gt;&lt;firstName&gt;Jinghui&lt;/firstName&gt;&lt;lastName&gt;Zhang&lt;/lastName&gt;&lt;/author&gt;&lt;author&gt;&lt;firstName&gt;John&lt;/firstName&gt;&lt;middleNames&gt;N&lt;/middleNames&gt;&lt;lastName&gt;Weinstein&lt;/lastName&gt;&lt;/author&gt;&lt;author&gt;&lt;firstName&gt;Anna&lt;/firstName&gt;&lt;lastName&gt;Barker&lt;/lastName&gt;&lt;/author&gt;&lt;author&gt;&lt;firstName&gt;Daniela&lt;/firstName&gt;&lt;middleNames&gt;S&lt;/middleNames&gt;&lt;lastName&gt;Gerhard&lt;/lastName&gt;&lt;/author&gt;&lt;author&gt;&lt;firstName&gt;Joseph&lt;/firstName&gt;&lt;lastName&gt;Vockley&lt;/lastName&gt;&lt;/author&gt;&lt;author&gt;&lt;firstName&gt;Carolyn&lt;/firstName&gt;&lt;lastName&gt;Compton&lt;/lastName&gt;&lt;/author&gt;&lt;author&gt;&lt;firstName&gt;Jim&lt;/firstName&gt;&lt;lastName&gt;Vaught&lt;/lastName&gt;&lt;/author&gt;&lt;author&gt;&lt;firstName&gt;Peter&lt;/firstName&gt;&lt;lastName&gt;Fielding&lt;/lastName&gt;&lt;/author&gt;&lt;author&gt;&lt;firstName&gt;Martin&lt;/firstName&gt;&lt;middleNames&gt;L&lt;/middleNames&gt;&lt;lastName&gt;Ferguson&lt;/lastName&gt;&lt;/author&gt;&lt;author&gt;&lt;firstName&gt;Carl&lt;/firstName&gt;&lt;lastName&gt;Schaefer&lt;/lastName&gt;&lt;/author&gt;&lt;author&gt;&lt;firstName&gt;Subhashree&lt;/firstName&gt;&lt;lastName&gt;Madhavan&lt;/lastName&gt;&lt;/author&gt;&lt;author&gt;&lt;firstName&gt;Kenneth&lt;/firstName&gt;&lt;middleNames&gt;H&lt;/middleNames&gt;&lt;lastName&gt;Buetow&lt;/lastName&gt;&lt;/author&gt;&lt;author&gt;&lt;firstName&gt;Francis&lt;/firstName&gt;&lt;lastName&gt;Collins&lt;/lastName&gt;&lt;/author&gt;&lt;author&gt;&lt;firstName&gt;Peter&lt;/firstName&gt;&lt;lastName&gt;Good&lt;/lastName&gt;&lt;/author&gt;&lt;author&gt;&lt;firstName&gt;Mark&lt;/firstName&gt;&lt;lastName&gt;Guyer&lt;/lastName&gt;&lt;/author&gt;&lt;author&gt;&lt;firstName&gt;Brad&lt;/firstName&gt;&lt;lastName&gt;Ozenberger&lt;/lastName&gt;&lt;/author&gt;&lt;author&gt;&lt;firstName&gt;Jane&lt;/firstName&gt;&lt;lastName&gt;Peterson&lt;/lastName&gt;&lt;/author&gt;&lt;author&gt;&lt;firstName&gt;Elizabeth&lt;/firstName&gt;&lt;lastName&gt;Thomson&lt;/lastName&gt;&lt;/author&gt;&lt;/authors&gt;&lt;/publication&gt;&lt;/publications&gt;&lt;cites&gt;&lt;/cites&gt;&lt;/citation&gt;</w:instrText>
      </w:r>
      <w:r w:rsidR="00F9452C">
        <w:rPr>
          <w:rFonts w:ascii="Arial" w:hAnsi="Arial" w:cs="Arial"/>
        </w:rPr>
        <w:fldChar w:fldCharType="separate"/>
      </w:r>
      <w:r w:rsidR="005E73A2">
        <w:rPr>
          <w:rFonts w:ascii="Helvetica" w:hAnsi="Helvetica" w:cs="Helvetica"/>
        </w:rPr>
        <w:t>[2]</w:t>
      </w:r>
      <w:r w:rsidR="00F9452C">
        <w:rPr>
          <w:rFonts w:ascii="Arial" w:hAnsi="Arial" w:cs="Arial"/>
        </w:rPr>
        <w:fldChar w:fldCharType="end"/>
      </w:r>
      <w:r w:rsidR="00F9452C">
        <w:rPr>
          <w:rFonts w:ascii="Arial" w:hAnsi="Arial" w:cs="Arial"/>
        </w:rPr>
        <w:t>.</w:t>
      </w:r>
      <w:r w:rsidR="00DF3281">
        <w:rPr>
          <w:rFonts w:ascii="Arial" w:hAnsi="Arial" w:cs="Arial"/>
        </w:rPr>
        <w:t xml:space="preserve"> </w:t>
      </w:r>
      <w:r w:rsidR="00CF3047">
        <w:rPr>
          <w:rFonts w:ascii="Arial" w:hAnsi="Arial" w:cs="Arial"/>
        </w:rPr>
        <w:t>We then performed ultra-deep targeted</w:t>
      </w:r>
      <w:r w:rsidR="00F66E47">
        <w:rPr>
          <w:rFonts w:ascii="Arial" w:hAnsi="Arial" w:cs="Arial"/>
        </w:rPr>
        <w:t xml:space="preserve"> exome</w:t>
      </w:r>
      <w:r w:rsidR="00CF3047">
        <w:rPr>
          <w:rFonts w:ascii="Arial" w:hAnsi="Arial" w:cs="Arial"/>
        </w:rPr>
        <w:t xml:space="preserve"> sequencing</w:t>
      </w:r>
      <w:r w:rsidR="00F66E47">
        <w:rPr>
          <w:rFonts w:ascii="Arial" w:hAnsi="Arial" w:cs="Arial"/>
        </w:rPr>
        <w:t xml:space="preserve"> (TES)</w:t>
      </w:r>
      <w:r w:rsidR="00CF3047">
        <w:rPr>
          <w:rFonts w:ascii="Arial" w:hAnsi="Arial" w:cs="Arial"/>
        </w:rPr>
        <w:t xml:space="preserve"> of a patient-specific panel of </w:t>
      </w:r>
      <w:commentRangeStart w:id="332"/>
      <w:r w:rsidR="00CF3047">
        <w:rPr>
          <w:rFonts w:ascii="Arial" w:hAnsi="Arial" w:cs="Arial"/>
        </w:rPr>
        <w:t xml:space="preserve">X </w:t>
      </w:r>
      <w:commentRangeEnd w:id="332"/>
      <w:r w:rsidR="00F66E47">
        <w:rPr>
          <w:rStyle w:val="CommentReference"/>
        </w:rPr>
        <w:commentReference w:id="332"/>
      </w:r>
      <w:r w:rsidR="00CF3047">
        <w:rPr>
          <w:rFonts w:ascii="Arial" w:hAnsi="Arial" w:cs="Arial"/>
        </w:rPr>
        <w:t>mutations (</w:t>
      </w:r>
      <w:commentRangeStart w:id="333"/>
      <w:r w:rsidR="00CF3047">
        <w:rPr>
          <w:rFonts w:ascii="Arial" w:hAnsi="Arial" w:cs="Arial"/>
        </w:rPr>
        <w:t>X</w:t>
      </w:r>
      <w:commentRangeEnd w:id="333"/>
      <w:r w:rsidR="00F66E47">
        <w:rPr>
          <w:rStyle w:val="CommentReference"/>
        </w:rPr>
        <w:commentReference w:id="333"/>
      </w:r>
      <w:r w:rsidR="00CF3047">
        <w:rPr>
          <w:rFonts w:ascii="Arial" w:hAnsi="Arial" w:cs="Arial"/>
        </w:rPr>
        <w:t xml:space="preserve"> mutations per patient in average), achieving a mean coverage depth of </w:t>
      </w:r>
      <w:commentRangeStart w:id="334"/>
      <w:r w:rsidR="00CF3047">
        <w:rPr>
          <w:rFonts w:ascii="Arial" w:hAnsi="Arial" w:cs="Arial"/>
        </w:rPr>
        <w:t>4,</w:t>
      </w:r>
      <w:r w:rsidR="00CF3047" w:rsidRPr="0051533F">
        <w:rPr>
          <w:rFonts w:ascii="Arial" w:hAnsi="Arial" w:cs="Arial"/>
        </w:rPr>
        <w:t>850</w:t>
      </w:r>
      <w:r w:rsidR="00CF3047" w:rsidRPr="009F1B7A">
        <w:rPr>
          <w:rFonts w:ascii="Arial" w:eastAsia="MS Gothic" w:hAnsi="Arial" w:cs="Arial"/>
          <w:color w:val="000000"/>
        </w:rPr>
        <w:t>±</w:t>
      </w:r>
      <w:r w:rsidR="00CF3047" w:rsidRPr="0051533F">
        <w:rPr>
          <w:rFonts w:ascii="Arial" w:hAnsi="Arial" w:cs="Arial"/>
        </w:rPr>
        <w:t>229</w:t>
      </w:r>
      <w:commentRangeEnd w:id="334"/>
      <w:r w:rsidR="00F66E47">
        <w:rPr>
          <w:rStyle w:val="CommentReference"/>
        </w:rPr>
        <w:commentReference w:id="334"/>
      </w:r>
      <w:r w:rsidR="00CF3047">
        <w:rPr>
          <w:rFonts w:ascii="Arial" w:hAnsi="Arial" w:cs="Arial"/>
        </w:rPr>
        <w:t>, 95% CI, and confirmed the mutational profiles identified with whole-exome sequencing</w:t>
      </w:r>
      <w:r w:rsidR="00DF3281">
        <w:rPr>
          <w:rFonts w:ascii="Arial" w:hAnsi="Arial" w:cs="Arial"/>
        </w:rPr>
        <w:t xml:space="preserve"> (Figure 2A</w:t>
      </w:r>
      <w:r w:rsidR="00F66E47">
        <w:rPr>
          <w:rFonts w:ascii="Arial" w:hAnsi="Arial" w:cs="Arial"/>
        </w:rPr>
        <w:t xml:space="preserve">, </w:t>
      </w:r>
      <w:r w:rsidR="00F66E47" w:rsidRPr="00F66E47">
        <w:rPr>
          <w:rFonts w:ascii="Arial" w:hAnsi="Arial" w:cs="Arial"/>
          <w:i/>
        </w:rPr>
        <w:t>TES1</w:t>
      </w:r>
      <w:r w:rsidR="00F66E47">
        <w:rPr>
          <w:rFonts w:ascii="Arial" w:hAnsi="Arial" w:cs="Arial"/>
        </w:rPr>
        <w:t xml:space="preserve"> panel</w:t>
      </w:r>
      <w:r w:rsidR="00F9452C">
        <w:rPr>
          <w:rFonts w:ascii="Arial" w:hAnsi="Arial" w:cs="Arial"/>
        </w:rPr>
        <w:t>)</w:t>
      </w:r>
      <w:r w:rsidR="00CF3047">
        <w:rPr>
          <w:rFonts w:ascii="Arial" w:hAnsi="Arial" w:cs="Arial"/>
        </w:rPr>
        <w:t xml:space="preserve">. </w:t>
      </w:r>
    </w:p>
    <w:p w14:paraId="52C9C6FC" w14:textId="77777777" w:rsidR="00DF3281" w:rsidRDefault="00DF3281" w:rsidP="00156689">
      <w:pPr>
        <w:rPr>
          <w:rFonts w:ascii="Arial" w:hAnsi="Arial" w:cs="Arial"/>
        </w:rPr>
      </w:pPr>
    </w:p>
    <w:p w14:paraId="2DD7E6D3" w14:textId="60D755E6" w:rsidR="001D4A1C" w:rsidRDefault="00CF3047">
      <w:pPr>
        <w:jc w:val="both"/>
        <w:rPr>
          <w:rFonts w:ascii="Arial" w:hAnsi="Arial" w:cs="Arial"/>
        </w:rPr>
        <w:pPrChange w:id="335" w:author="Microsoft Office User" w:date="2018-04-25T12:48:00Z">
          <w:pPr/>
        </w:pPrChange>
      </w:pPr>
      <w:r>
        <w:rPr>
          <w:rFonts w:ascii="Arial" w:hAnsi="Arial" w:cs="Arial"/>
        </w:rPr>
        <w:t xml:space="preserve">However, the estimated purity of the margin samples was particularly low (in the order of </w:t>
      </w:r>
      <w:commentRangeStart w:id="336"/>
      <w:r>
        <w:rPr>
          <w:rFonts w:ascii="Arial" w:hAnsi="Arial" w:cs="Arial"/>
        </w:rPr>
        <w:t>5%</w:t>
      </w:r>
      <w:commentRangeEnd w:id="336"/>
      <w:r w:rsidR="00F66E47">
        <w:rPr>
          <w:rStyle w:val="CommentReference"/>
        </w:rPr>
        <w:commentReference w:id="336"/>
      </w:r>
      <w:r>
        <w:rPr>
          <w:rFonts w:ascii="Arial" w:hAnsi="Arial" w:cs="Arial"/>
        </w:rPr>
        <w:t>)</w:t>
      </w:r>
      <w:r w:rsidR="00EB56D5">
        <w:rPr>
          <w:rFonts w:ascii="Arial" w:hAnsi="Arial" w:cs="Arial"/>
        </w:rPr>
        <w:t xml:space="preserve"> </w:t>
      </w:r>
      <w:commentRangeStart w:id="337"/>
      <w:r w:rsidR="00EB56D5">
        <w:rPr>
          <w:rFonts w:ascii="Arial" w:hAnsi="Arial" w:cs="Arial"/>
        </w:rPr>
        <w:t xml:space="preserve">and this was a confounding factor in our analysis because false negative calls in the margin samples would lead to erroneous reconstruction of the tumour phylogenetic tree. </w:t>
      </w:r>
      <w:commentRangeEnd w:id="337"/>
      <w:r w:rsidR="00F86CAE">
        <w:rPr>
          <w:rStyle w:val="CommentReference"/>
        </w:rPr>
        <w:commentReference w:id="337"/>
      </w:r>
      <w:r w:rsidR="00EB56D5">
        <w:rPr>
          <w:rFonts w:ascii="Arial" w:hAnsi="Arial" w:cs="Arial"/>
        </w:rPr>
        <w:t>To tackle this problem</w:t>
      </w:r>
      <w:r w:rsidR="00DF3281">
        <w:rPr>
          <w:rFonts w:ascii="Arial" w:hAnsi="Arial" w:cs="Arial"/>
        </w:rPr>
        <w:t>,</w:t>
      </w:r>
      <w:r w:rsidR="00EB56D5">
        <w:rPr>
          <w:rFonts w:ascii="Arial" w:hAnsi="Arial" w:cs="Arial"/>
        </w:rPr>
        <w:t xml:space="preserve"> we designed a second targeted sequencing panel</w:t>
      </w:r>
      <w:r w:rsidR="00F66E47">
        <w:rPr>
          <w:rFonts w:ascii="Arial" w:hAnsi="Arial" w:cs="Arial"/>
        </w:rPr>
        <w:t xml:space="preserve"> (TES2)</w:t>
      </w:r>
      <w:r w:rsidR="00EB56D5">
        <w:rPr>
          <w:rFonts w:ascii="Arial" w:hAnsi="Arial" w:cs="Arial"/>
        </w:rPr>
        <w:t xml:space="preserve"> specifically to </w:t>
      </w:r>
      <w:r w:rsidR="004F5F8E">
        <w:rPr>
          <w:rFonts w:ascii="Arial" w:hAnsi="Arial" w:cs="Arial"/>
        </w:rPr>
        <w:t xml:space="preserve">validate </w:t>
      </w:r>
      <w:r w:rsidR="00EB56D5">
        <w:rPr>
          <w:rFonts w:ascii="Arial" w:hAnsi="Arial" w:cs="Arial"/>
        </w:rPr>
        <w:t xml:space="preserve">whether mutations that were present in all the other tumour samples were really absent from </w:t>
      </w:r>
      <w:r w:rsidR="008B488C">
        <w:rPr>
          <w:rFonts w:ascii="Arial" w:hAnsi="Arial" w:cs="Arial"/>
        </w:rPr>
        <w:t>the infiltrative areas</w:t>
      </w:r>
      <w:r w:rsidR="00EB56D5">
        <w:rPr>
          <w:rFonts w:ascii="Arial" w:hAnsi="Arial" w:cs="Arial"/>
        </w:rPr>
        <w:t xml:space="preserve"> (indicating the margin or SVZ as an ancestral subclone). </w:t>
      </w:r>
      <w:commentRangeStart w:id="338"/>
      <w:r w:rsidR="00EB56D5">
        <w:rPr>
          <w:rFonts w:ascii="Arial" w:hAnsi="Arial" w:cs="Arial"/>
        </w:rPr>
        <w:t>We sequence the panel to extremely high depth (</w:t>
      </w:r>
      <w:commentRangeStart w:id="339"/>
      <w:r w:rsidR="00EB56D5">
        <w:rPr>
          <w:rFonts w:ascii="Arial" w:hAnsi="Arial" w:cs="Arial"/>
        </w:rPr>
        <w:t>X</w:t>
      </w:r>
      <w:commentRangeEnd w:id="339"/>
      <w:r w:rsidR="00F66E47">
        <w:rPr>
          <w:rStyle w:val="CommentReference"/>
        </w:rPr>
        <w:commentReference w:id="339"/>
      </w:r>
      <w:r w:rsidR="00EB56D5">
        <w:rPr>
          <w:rFonts w:ascii="Arial" w:hAnsi="Arial" w:cs="Arial"/>
        </w:rPr>
        <w:t xml:space="preserve">). </w:t>
      </w:r>
      <w:commentRangeEnd w:id="338"/>
      <w:r w:rsidR="00F86CAE">
        <w:rPr>
          <w:rStyle w:val="CommentReference"/>
        </w:rPr>
        <w:commentReference w:id="338"/>
      </w:r>
      <w:r w:rsidR="00F66E47">
        <w:rPr>
          <w:rFonts w:ascii="Arial" w:hAnsi="Arial" w:cs="Arial"/>
        </w:rPr>
        <w:t xml:space="preserve">This panel confirmed that several mutations that were truncal to the tumour mass were not present in the margin sample (Figure </w:t>
      </w:r>
      <w:ins w:id="340" w:author="Microsoft Office User" w:date="2018-04-25T12:47:00Z">
        <w:r w:rsidR="004E40F6">
          <w:rPr>
            <w:rFonts w:ascii="Arial" w:hAnsi="Arial" w:cs="Arial"/>
          </w:rPr>
          <w:t>3</w:t>
        </w:r>
      </w:ins>
      <w:del w:id="341" w:author="Microsoft Office User" w:date="2018-04-25T12:47:00Z">
        <w:r w:rsidR="00F66E47" w:rsidDel="004E40F6">
          <w:rPr>
            <w:rFonts w:ascii="Arial" w:hAnsi="Arial" w:cs="Arial"/>
          </w:rPr>
          <w:delText>2</w:delText>
        </w:r>
      </w:del>
      <w:r w:rsidR="00F66E47">
        <w:rPr>
          <w:rFonts w:ascii="Arial" w:hAnsi="Arial" w:cs="Arial"/>
        </w:rPr>
        <w:t xml:space="preserve">A, </w:t>
      </w:r>
      <w:r w:rsidR="00F66E47">
        <w:rPr>
          <w:rFonts w:ascii="Arial" w:hAnsi="Arial" w:cs="Arial"/>
          <w:i/>
        </w:rPr>
        <w:t>TES2</w:t>
      </w:r>
      <w:r w:rsidR="00F66E47">
        <w:rPr>
          <w:rFonts w:ascii="Arial" w:hAnsi="Arial" w:cs="Arial"/>
        </w:rPr>
        <w:t xml:space="preserve"> panel). </w:t>
      </w:r>
      <w:commentRangeStart w:id="342"/>
      <w:commentRangeStart w:id="343"/>
      <w:r w:rsidR="008B488C">
        <w:rPr>
          <w:rFonts w:ascii="Arial" w:hAnsi="Arial" w:cs="Arial"/>
        </w:rPr>
        <w:t xml:space="preserve">In addition, to further support </w:t>
      </w:r>
      <w:r w:rsidR="00F66E47">
        <w:rPr>
          <w:rFonts w:ascii="Arial" w:hAnsi="Arial" w:cs="Arial"/>
        </w:rPr>
        <w:t>our results</w:t>
      </w:r>
      <w:r w:rsidR="00B6549E">
        <w:rPr>
          <w:rFonts w:ascii="Arial" w:hAnsi="Arial" w:cs="Arial"/>
        </w:rPr>
        <w:t>,</w:t>
      </w:r>
      <w:r w:rsidR="00F66E47">
        <w:rPr>
          <w:rFonts w:ascii="Arial" w:hAnsi="Arial" w:cs="Arial"/>
        </w:rPr>
        <w:t xml:space="preserve"> we developed a new statistical method to test whether genomic variants in targeted sequencing are true negatives (indeed the mutation is not present) or false negatives (there is no power to determine with reasonable certainty that the mutation is no</w:t>
      </w:r>
      <w:r w:rsidR="00B6549E">
        <w:rPr>
          <w:rFonts w:ascii="Arial" w:hAnsi="Arial" w:cs="Arial"/>
        </w:rPr>
        <w:t>t present</w:t>
      </w:r>
      <w:r w:rsidR="00F66E47">
        <w:rPr>
          <w:rFonts w:ascii="Arial" w:hAnsi="Arial" w:cs="Arial"/>
        </w:rPr>
        <w:t xml:space="preserve">). </w:t>
      </w:r>
      <w:commentRangeEnd w:id="342"/>
      <w:r w:rsidR="00F86CAE">
        <w:rPr>
          <w:rStyle w:val="CommentReference"/>
        </w:rPr>
        <w:commentReference w:id="342"/>
      </w:r>
      <w:commentRangeEnd w:id="343"/>
      <w:r w:rsidR="00654344">
        <w:rPr>
          <w:rStyle w:val="CommentReference"/>
        </w:rPr>
        <w:commentReference w:id="343"/>
      </w:r>
      <w:r w:rsidR="00F66E47">
        <w:rPr>
          <w:rFonts w:ascii="Arial" w:hAnsi="Arial" w:cs="Arial"/>
        </w:rPr>
        <w:t>Our method is based on the idea of first fitting a beta-binomial distribution to the cancer cell fraction (CCF) of truncal mutations</w:t>
      </w:r>
      <w:r w:rsidR="001D4A1C">
        <w:rPr>
          <w:rFonts w:ascii="Arial" w:hAnsi="Arial" w:cs="Arial"/>
        </w:rPr>
        <w:t xml:space="preserve"> in the tumour. This provides the expected variant allele frequency of a mutation in a high purity sample, such as T1-4. Then, for all truncal mutations that are not found in the low-purity sample (the margin), we test </w:t>
      </w:r>
      <w:r w:rsidR="00B6549E">
        <w:rPr>
          <w:rFonts w:ascii="Arial" w:hAnsi="Arial" w:cs="Arial"/>
        </w:rPr>
        <w:t>whether it is</w:t>
      </w:r>
      <w:r w:rsidR="001D4A1C">
        <w:rPr>
          <w:rFonts w:ascii="Arial" w:hAnsi="Arial" w:cs="Arial"/>
        </w:rPr>
        <w:t xml:space="preserve"> likely that with the achieved depth of coverage, we did not find any read with the variant. The method is illustrated in Figure </w:t>
      </w:r>
      <w:ins w:id="344" w:author="Microsoft Office User" w:date="2018-04-25T12:47:00Z">
        <w:r w:rsidR="004E40F6">
          <w:rPr>
            <w:rFonts w:ascii="Arial" w:hAnsi="Arial" w:cs="Arial"/>
          </w:rPr>
          <w:t>4</w:t>
        </w:r>
      </w:ins>
      <w:del w:id="345" w:author="Microsoft Office User" w:date="2018-04-25T12:47:00Z">
        <w:r w:rsidR="001D4A1C" w:rsidDel="004E40F6">
          <w:rPr>
            <w:rFonts w:ascii="Arial" w:hAnsi="Arial" w:cs="Arial"/>
          </w:rPr>
          <w:delText>3</w:delText>
        </w:r>
      </w:del>
      <w:r w:rsidR="001D4A1C">
        <w:rPr>
          <w:rFonts w:ascii="Arial" w:hAnsi="Arial" w:cs="Arial"/>
        </w:rPr>
        <w:t xml:space="preserve">, and it is </w:t>
      </w:r>
      <w:commentRangeStart w:id="346"/>
      <w:r w:rsidR="001D4A1C">
        <w:rPr>
          <w:rFonts w:ascii="Arial" w:hAnsi="Arial" w:cs="Arial"/>
        </w:rPr>
        <w:t>generally applicable to any genomic dataset to test true negatives</w:t>
      </w:r>
      <w:commentRangeEnd w:id="346"/>
      <w:r w:rsidR="001D4F61">
        <w:rPr>
          <w:rStyle w:val="CommentReference"/>
        </w:rPr>
        <w:commentReference w:id="346"/>
      </w:r>
      <w:r w:rsidR="001D4A1C">
        <w:rPr>
          <w:rFonts w:ascii="Arial" w:hAnsi="Arial" w:cs="Arial"/>
        </w:rPr>
        <w:t>.</w:t>
      </w:r>
    </w:p>
    <w:p w14:paraId="0CE28C92" w14:textId="77777777" w:rsidR="001D4A1C" w:rsidRDefault="001D4A1C" w:rsidP="00156689">
      <w:pPr>
        <w:rPr>
          <w:rFonts w:ascii="Arial" w:hAnsi="Arial" w:cs="Arial"/>
        </w:rPr>
      </w:pPr>
    </w:p>
    <w:p w14:paraId="2885DB3A" w14:textId="3477EDC6" w:rsidR="00594DDE" w:rsidRDefault="001D4A1C">
      <w:pPr>
        <w:jc w:val="both"/>
        <w:rPr>
          <w:rFonts w:ascii="Arial" w:hAnsi="Arial" w:cs="Arial"/>
        </w:rPr>
        <w:pPrChange w:id="347" w:author="Microsoft Office User" w:date="2018-04-25T16:22:00Z">
          <w:pPr/>
        </w:pPrChange>
      </w:pPr>
      <w:r>
        <w:rPr>
          <w:rFonts w:ascii="Arial" w:hAnsi="Arial" w:cs="Arial"/>
        </w:rPr>
        <w:t xml:space="preserve">Application of our method to our dataset revealed that a considerable proportion of testable mutations (see Material and Methods for details) were indeed true negatives, indicating that they were absent in the cancer cells in the margin, even when we assumed the purity to be as low as 1%. The results of the test are reported in Figure </w:t>
      </w:r>
      <w:del w:id="348" w:author="Microsoft Office User" w:date="2018-04-25T16:20:00Z">
        <w:r w:rsidDel="00805683">
          <w:rPr>
            <w:rFonts w:ascii="Arial" w:hAnsi="Arial" w:cs="Arial"/>
          </w:rPr>
          <w:delText>2A</w:delText>
        </w:r>
      </w:del>
      <w:ins w:id="349" w:author="Microsoft Office User" w:date="2018-04-25T16:21:00Z">
        <w:r w:rsidR="00805683">
          <w:rPr>
            <w:rFonts w:ascii="Arial" w:hAnsi="Arial" w:cs="Arial"/>
          </w:rPr>
          <w:t>3</w:t>
        </w:r>
      </w:ins>
      <w:ins w:id="350" w:author="Microsoft Office User" w:date="2018-04-25T16:20:00Z">
        <w:r w:rsidR="00805683">
          <w:rPr>
            <w:rFonts w:ascii="Arial" w:hAnsi="Arial" w:cs="Arial"/>
          </w:rPr>
          <w:t>A</w:t>
        </w:r>
      </w:ins>
      <w:r>
        <w:rPr>
          <w:rFonts w:ascii="Arial" w:hAnsi="Arial" w:cs="Arial"/>
        </w:rPr>
        <w:t xml:space="preserve">, left hand </w:t>
      </w:r>
      <w:r>
        <w:rPr>
          <w:rFonts w:ascii="Arial" w:hAnsi="Arial" w:cs="Arial"/>
        </w:rPr>
        <w:lastRenderedPageBreak/>
        <w:t>side of each heatmap.</w:t>
      </w:r>
      <w:r w:rsidR="00B4625F">
        <w:rPr>
          <w:rFonts w:ascii="Arial" w:hAnsi="Arial" w:cs="Arial"/>
        </w:rPr>
        <w:t xml:space="preserve"> This allowed to construct a reliable phylogenetic tree for each patient that included residual disease </w:t>
      </w:r>
      <w:ins w:id="351" w:author="Sara Piccirillo" w:date="2018-04-30T18:41:00Z">
        <w:r w:rsidR="007A6B9D">
          <w:rPr>
            <w:rFonts w:ascii="Arial" w:hAnsi="Arial" w:cs="Arial"/>
          </w:rPr>
          <w:t xml:space="preserve">in the SVZ and the infiltrative margin M </w:t>
        </w:r>
      </w:ins>
      <w:r w:rsidR="00B4625F">
        <w:rPr>
          <w:rFonts w:ascii="Arial" w:hAnsi="Arial" w:cs="Arial"/>
        </w:rPr>
        <w:t>(Figu</w:t>
      </w:r>
      <w:r w:rsidR="00E35E54">
        <w:rPr>
          <w:rFonts w:ascii="Arial" w:hAnsi="Arial" w:cs="Arial"/>
        </w:rPr>
        <w:t xml:space="preserve">re </w:t>
      </w:r>
      <w:ins w:id="352" w:author="Microsoft Office User" w:date="2018-04-25T16:20:00Z">
        <w:r w:rsidR="00805683">
          <w:rPr>
            <w:rFonts w:ascii="Arial" w:hAnsi="Arial" w:cs="Arial"/>
          </w:rPr>
          <w:t>5</w:t>
        </w:r>
      </w:ins>
      <w:del w:id="353" w:author="Microsoft Office User" w:date="2018-04-25T16:20:00Z">
        <w:r w:rsidR="00E35E54" w:rsidDel="00805683">
          <w:rPr>
            <w:rFonts w:ascii="Arial" w:hAnsi="Arial" w:cs="Arial"/>
          </w:rPr>
          <w:delText>4</w:delText>
        </w:r>
      </w:del>
      <w:r w:rsidR="00B4625F">
        <w:rPr>
          <w:rFonts w:ascii="Arial" w:hAnsi="Arial" w:cs="Arial"/>
        </w:rPr>
        <w:t>).</w:t>
      </w:r>
    </w:p>
    <w:p w14:paraId="268901A7" w14:textId="77777777" w:rsidR="00FA32F1" w:rsidRDefault="00FA32F1" w:rsidP="00156689">
      <w:pPr>
        <w:rPr>
          <w:rFonts w:ascii="Arial" w:hAnsi="Arial" w:cs="Arial"/>
        </w:rPr>
      </w:pPr>
    </w:p>
    <w:p w14:paraId="567FC98C" w14:textId="321B31F2" w:rsidR="00FA32F1" w:rsidRDefault="00893397">
      <w:pPr>
        <w:jc w:val="both"/>
        <w:rPr>
          <w:rFonts w:ascii="Arial" w:hAnsi="Arial" w:cs="Arial"/>
        </w:rPr>
        <w:pPrChange w:id="354" w:author="Microsoft Office User" w:date="2018-04-25T16:15:00Z">
          <w:pPr/>
        </w:pPrChange>
      </w:pPr>
      <w:r>
        <w:rPr>
          <w:rFonts w:ascii="Arial" w:hAnsi="Arial" w:cs="Arial"/>
        </w:rPr>
        <w:t xml:space="preserve">Strikingly, residual disease </w:t>
      </w:r>
      <w:r w:rsidR="00FA32F1">
        <w:rPr>
          <w:rFonts w:ascii="Arial" w:hAnsi="Arial" w:cs="Arial"/>
        </w:rPr>
        <w:t>samples</w:t>
      </w:r>
      <w:r>
        <w:rPr>
          <w:rFonts w:ascii="Arial" w:hAnsi="Arial" w:cs="Arial"/>
        </w:rPr>
        <w:t>, especially the infiltrative margin</w:t>
      </w:r>
      <w:r w:rsidR="00B9353E">
        <w:rPr>
          <w:rFonts w:ascii="Arial" w:hAnsi="Arial" w:cs="Arial"/>
        </w:rPr>
        <w:t xml:space="preserve"> M</w:t>
      </w:r>
      <w:r>
        <w:rPr>
          <w:rFonts w:ascii="Arial" w:hAnsi="Arial" w:cs="Arial"/>
        </w:rPr>
        <w:t>,</w:t>
      </w:r>
      <w:r w:rsidR="00A23F66">
        <w:rPr>
          <w:rFonts w:ascii="Arial" w:hAnsi="Arial" w:cs="Arial"/>
        </w:rPr>
        <w:t xml:space="preserve"> </w:t>
      </w:r>
      <w:r>
        <w:rPr>
          <w:rFonts w:ascii="Arial" w:hAnsi="Arial" w:cs="Arial"/>
        </w:rPr>
        <w:t>appeared</w:t>
      </w:r>
      <w:r w:rsidR="00A23F66">
        <w:rPr>
          <w:rFonts w:ascii="Arial" w:hAnsi="Arial" w:cs="Arial"/>
        </w:rPr>
        <w:t xml:space="preserve"> consistent</w:t>
      </w:r>
      <w:r>
        <w:rPr>
          <w:rFonts w:ascii="Arial" w:hAnsi="Arial" w:cs="Arial"/>
        </w:rPr>
        <w:t>ly at the top of the evol</w:t>
      </w:r>
      <w:r w:rsidR="00D15E7D">
        <w:rPr>
          <w:rFonts w:ascii="Arial" w:hAnsi="Arial" w:cs="Arial"/>
        </w:rPr>
        <w:t xml:space="preserve">utionary history of each tumour, </w:t>
      </w:r>
      <w:r>
        <w:rPr>
          <w:rFonts w:ascii="Arial" w:hAnsi="Arial" w:cs="Arial"/>
        </w:rPr>
        <w:t>dive</w:t>
      </w:r>
      <w:r w:rsidR="00D15E7D">
        <w:rPr>
          <w:rFonts w:ascii="Arial" w:hAnsi="Arial" w:cs="Arial"/>
        </w:rPr>
        <w:t>rging</w:t>
      </w:r>
      <w:r>
        <w:rPr>
          <w:rFonts w:ascii="Arial" w:hAnsi="Arial" w:cs="Arial"/>
        </w:rPr>
        <w:t xml:space="preserve"> early</w:t>
      </w:r>
      <w:r w:rsidR="00A23F66">
        <w:rPr>
          <w:rFonts w:ascii="Arial" w:hAnsi="Arial" w:cs="Arial"/>
        </w:rPr>
        <w:t xml:space="preserve"> </w:t>
      </w:r>
      <w:r>
        <w:rPr>
          <w:rFonts w:ascii="Arial" w:hAnsi="Arial" w:cs="Arial"/>
        </w:rPr>
        <w:t xml:space="preserve">from the </w:t>
      </w:r>
      <w:del w:id="355" w:author="Microsoft Office User" w:date="2018-04-25T16:12:00Z">
        <w:r w:rsidDel="00AA512C">
          <w:rPr>
            <w:rFonts w:ascii="Arial" w:hAnsi="Arial" w:cs="Arial"/>
          </w:rPr>
          <w:delText xml:space="preserve">the </w:delText>
        </w:r>
      </w:del>
      <w:r>
        <w:rPr>
          <w:rFonts w:ascii="Arial" w:hAnsi="Arial" w:cs="Arial"/>
        </w:rPr>
        <w:t xml:space="preserve">rest of the tumour mass </w:t>
      </w:r>
      <w:r w:rsidR="007F1E71">
        <w:rPr>
          <w:rFonts w:ascii="Arial" w:hAnsi="Arial" w:cs="Arial"/>
        </w:rPr>
        <w:t xml:space="preserve">in </w:t>
      </w:r>
      <w:commentRangeStart w:id="356"/>
      <w:r w:rsidR="007F1E71">
        <w:rPr>
          <w:rFonts w:ascii="Arial" w:hAnsi="Arial" w:cs="Arial"/>
        </w:rPr>
        <w:t xml:space="preserve">a significant proportion of patients </w:t>
      </w:r>
      <w:commentRangeEnd w:id="356"/>
      <w:r w:rsidR="007A6B9D">
        <w:rPr>
          <w:rStyle w:val="CommentReference"/>
        </w:rPr>
        <w:commentReference w:id="356"/>
      </w:r>
      <w:r w:rsidR="007A5523">
        <w:rPr>
          <w:rFonts w:ascii="Arial" w:hAnsi="Arial" w:cs="Arial"/>
        </w:rPr>
        <w:t xml:space="preserve">(Figure </w:t>
      </w:r>
      <w:del w:id="357" w:author="Sara Piccirillo" w:date="2018-04-30T18:44:00Z">
        <w:r w:rsidR="00E35E54" w:rsidDel="007A6B9D">
          <w:rPr>
            <w:rFonts w:ascii="Arial" w:hAnsi="Arial" w:cs="Arial"/>
          </w:rPr>
          <w:delText>4</w:delText>
        </w:r>
      </w:del>
      <w:ins w:id="358" w:author="Sara Piccirillo" w:date="2018-04-30T18:44:00Z">
        <w:r w:rsidR="007A6B9D">
          <w:rPr>
            <w:rFonts w:ascii="Arial" w:hAnsi="Arial" w:cs="Arial"/>
          </w:rPr>
          <w:t>5</w:t>
        </w:r>
      </w:ins>
      <w:r w:rsidR="007A5523">
        <w:rPr>
          <w:rFonts w:ascii="Arial" w:hAnsi="Arial" w:cs="Arial"/>
        </w:rPr>
        <w:t xml:space="preserve">). </w:t>
      </w:r>
      <w:commentRangeStart w:id="359"/>
      <w:del w:id="360" w:author="Microsoft Office User" w:date="2018-04-24T17:37:00Z">
        <w:r w:rsidR="007A5523" w:rsidDel="00297901">
          <w:rPr>
            <w:rFonts w:ascii="Arial" w:hAnsi="Arial" w:cs="Arial"/>
          </w:rPr>
          <w:delText>Remarkably</w:delText>
        </w:r>
      </w:del>
      <w:ins w:id="361" w:author="Microsoft Office User" w:date="2018-04-24T17:37:00Z">
        <w:r w:rsidR="00297901">
          <w:rPr>
            <w:rFonts w:ascii="Arial" w:hAnsi="Arial" w:cs="Arial"/>
          </w:rPr>
          <w:t>Importantly</w:t>
        </w:r>
      </w:ins>
      <w:commentRangeEnd w:id="359"/>
      <w:ins w:id="362" w:author="Microsoft Office User" w:date="2018-04-24T17:38:00Z">
        <w:r w:rsidR="00297901">
          <w:rPr>
            <w:rStyle w:val="CommentReference"/>
          </w:rPr>
          <w:commentReference w:id="359"/>
        </w:r>
      </w:ins>
      <w:r w:rsidR="007A5523">
        <w:rPr>
          <w:rFonts w:ascii="Arial" w:hAnsi="Arial" w:cs="Arial"/>
        </w:rPr>
        <w:t>, residual disease was p</w:t>
      </w:r>
      <w:r>
        <w:rPr>
          <w:rFonts w:ascii="Arial" w:hAnsi="Arial" w:cs="Arial"/>
        </w:rPr>
        <w:t xml:space="preserve">ivotal in the development of the </w:t>
      </w:r>
      <w:commentRangeStart w:id="363"/>
      <w:r>
        <w:rPr>
          <w:rFonts w:ascii="Arial" w:hAnsi="Arial" w:cs="Arial"/>
        </w:rPr>
        <w:t>distal recurrence</w:t>
      </w:r>
      <w:commentRangeEnd w:id="363"/>
      <w:r w:rsidR="00C732B5">
        <w:rPr>
          <w:rStyle w:val="CommentReference"/>
        </w:rPr>
        <w:commentReference w:id="363"/>
      </w:r>
      <w:r>
        <w:rPr>
          <w:rFonts w:ascii="Arial" w:hAnsi="Arial" w:cs="Arial"/>
        </w:rPr>
        <w:t xml:space="preserve"> </w:t>
      </w:r>
      <w:r w:rsidR="007A5523">
        <w:rPr>
          <w:rFonts w:ascii="Arial" w:hAnsi="Arial" w:cs="Arial"/>
        </w:rPr>
        <w:t xml:space="preserve">due to the reservoir of cancer cells in </w:t>
      </w:r>
      <w:r>
        <w:rPr>
          <w:rFonts w:ascii="Arial" w:hAnsi="Arial" w:cs="Arial"/>
        </w:rPr>
        <w:t>this compartment</w:t>
      </w:r>
      <w:r w:rsidR="007A5523">
        <w:rPr>
          <w:rFonts w:ascii="Arial" w:hAnsi="Arial" w:cs="Arial"/>
        </w:rPr>
        <w:t xml:space="preserve"> (</w:t>
      </w:r>
      <w:commentRangeStart w:id="364"/>
      <w:r w:rsidR="007A5523">
        <w:rPr>
          <w:rFonts w:ascii="Arial" w:hAnsi="Arial" w:cs="Arial"/>
        </w:rPr>
        <w:t>patients XX</w:t>
      </w:r>
      <w:commentRangeEnd w:id="364"/>
      <w:r w:rsidR="001D4A1C">
        <w:rPr>
          <w:rStyle w:val="CommentReference"/>
        </w:rPr>
        <w:commentReference w:id="364"/>
      </w:r>
      <w:r w:rsidR="007A5523">
        <w:rPr>
          <w:rFonts w:ascii="Arial" w:hAnsi="Arial" w:cs="Arial"/>
        </w:rPr>
        <w:t>).</w:t>
      </w:r>
      <w:r w:rsidR="00E4197B">
        <w:rPr>
          <w:rFonts w:ascii="Arial" w:hAnsi="Arial" w:cs="Arial"/>
        </w:rPr>
        <w:t xml:space="preserve"> </w:t>
      </w:r>
      <w:r w:rsidR="00FA32F1">
        <w:rPr>
          <w:rFonts w:ascii="Arial" w:hAnsi="Arial" w:cs="Arial"/>
        </w:rPr>
        <w:t xml:space="preserve">This analysis identifies subclones present in M and SVZ as early precursors of the subclones present in the primary tumour mass. </w:t>
      </w:r>
      <w:r w:rsidR="00F815CA">
        <w:rPr>
          <w:rFonts w:ascii="Arial" w:hAnsi="Arial" w:cs="Arial"/>
        </w:rPr>
        <w:t xml:space="preserve">Moreover, </w:t>
      </w:r>
      <w:ins w:id="365" w:author="Microsoft Office User" w:date="2018-04-24T17:35:00Z">
        <w:r w:rsidR="00297901">
          <w:rPr>
            <w:rFonts w:ascii="Arial" w:hAnsi="Arial" w:cs="Arial"/>
          </w:rPr>
          <w:t>t</w:t>
        </w:r>
      </w:ins>
      <w:del w:id="366" w:author="Microsoft Office User" w:date="2018-04-24T17:35:00Z">
        <w:r w:rsidR="00FA32F1" w:rsidDel="00297901">
          <w:rPr>
            <w:rFonts w:ascii="Arial" w:hAnsi="Arial" w:cs="Arial"/>
          </w:rPr>
          <w:delText>T</w:delText>
        </w:r>
      </w:del>
      <w:r w:rsidR="00FA32F1">
        <w:rPr>
          <w:rFonts w:ascii="Arial" w:hAnsi="Arial" w:cs="Arial"/>
        </w:rPr>
        <w:t>he short branches of M and S</w:t>
      </w:r>
      <w:ins w:id="367" w:author="Microsoft Office User" w:date="2018-04-25T16:13:00Z">
        <w:r w:rsidR="00805683">
          <w:rPr>
            <w:rFonts w:ascii="Arial" w:hAnsi="Arial" w:cs="Arial"/>
          </w:rPr>
          <w:t>VZ</w:t>
        </w:r>
      </w:ins>
      <w:r w:rsidR="00FA32F1">
        <w:rPr>
          <w:rFonts w:ascii="Arial" w:hAnsi="Arial" w:cs="Arial"/>
        </w:rPr>
        <w:t xml:space="preserve"> in the phylogeny suggest that those samples are characterised by slow </w:t>
      </w:r>
      <w:r w:rsidR="001D4A1C">
        <w:rPr>
          <w:rFonts w:ascii="Arial" w:hAnsi="Arial" w:cs="Arial"/>
        </w:rPr>
        <w:t>proliferation</w:t>
      </w:r>
      <w:ins w:id="368" w:author="Sara Piccirillo" w:date="2018-04-30T18:57:00Z">
        <w:r w:rsidR="00C732B5">
          <w:rPr>
            <w:rFonts w:ascii="Arial" w:hAnsi="Arial" w:cs="Arial"/>
          </w:rPr>
          <w:t>,</w:t>
        </w:r>
      </w:ins>
      <w:r w:rsidR="001D4A1C">
        <w:rPr>
          <w:rFonts w:ascii="Arial" w:hAnsi="Arial" w:cs="Arial"/>
        </w:rPr>
        <w:t xml:space="preserve"> </w:t>
      </w:r>
      <w:ins w:id="369" w:author="Sara Piccirillo" w:date="2018-04-30T18:55:00Z">
        <w:r w:rsidR="00C732B5">
          <w:rPr>
            <w:rFonts w:ascii="Arial" w:hAnsi="Arial" w:cs="Arial"/>
          </w:rPr>
          <w:t>consistent with our previous results on M- and SVZ-derived</w:t>
        </w:r>
      </w:ins>
      <w:ins w:id="370" w:author="Sara Piccirillo" w:date="2018-04-30T18:56:00Z">
        <w:r w:rsidR="00C732B5">
          <w:rPr>
            <w:rFonts w:ascii="Arial" w:hAnsi="Arial" w:cs="Arial"/>
          </w:rPr>
          <w:t xml:space="preserve"> cell populations (Piccirillo S et al BJC 2012 and ref. 11)</w:t>
        </w:r>
      </w:ins>
      <w:ins w:id="371" w:author="Sara Piccirillo" w:date="2018-04-30T19:03:00Z">
        <w:r w:rsidR="00392D91">
          <w:rPr>
            <w:rFonts w:ascii="Arial" w:hAnsi="Arial" w:cs="Arial"/>
          </w:rPr>
          <w:t>,</w:t>
        </w:r>
      </w:ins>
      <w:ins w:id="372" w:author="Sara Piccirillo" w:date="2018-04-30T18:57:00Z">
        <w:r w:rsidR="00392D91">
          <w:rPr>
            <w:rFonts w:ascii="Arial" w:hAnsi="Arial" w:cs="Arial"/>
          </w:rPr>
          <w:t xml:space="preserve"> thus indicating a </w:t>
        </w:r>
      </w:ins>
      <w:del w:id="373" w:author="Sara Piccirillo" w:date="2018-04-30T18:57:00Z">
        <w:r w:rsidR="001D4A1C" w:rsidDel="00392D91">
          <w:rPr>
            <w:rFonts w:ascii="Arial" w:hAnsi="Arial" w:cs="Arial"/>
          </w:rPr>
          <w:delText>and</w:delText>
        </w:r>
        <w:r w:rsidR="00FA32F1" w:rsidDel="00392D91">
          <w:rPr>
            <w:rFonts w:ascii="Arial" w:hAnsi="Arial" w:cs="Arial"/>
          </w:rPr>
          <w:delText xml:space="preserve"> </w:delText>
        </w:r>
        <w:r w:rsidR="001D4A1C" w:rsidDel="00392D91">
          <w:rPr>
            <w:rFonts w:ascii="Arial" w:hAnsi="Arial" w:cs="Arial"/>
          </w:rPr>
          <w:delText>may be</w:delText>
        </w:r>
        <w:r w:rsidR="00FA32F1" w:rsidDel="00392D91">
          <w:rPr>
            <w:rFonts w:ascii="Arial" w:hAnsi="Arial" w:cs="Arial"/>
          </w:rPr>
          <w:delText xml:space="preserve"> therefore </w:delText>
        </w:r>
      </w:del>
      <w:del w:id="374" w:author="Sara Piccirillo" w:date="2018-04-30T18:58:00Z">
        <w:r w:rsidR="00FA32F1" w:rsidDel="00392D91">
          <w:rPr>
            <w:rFonts w:ascii="Arial" w:hAnsi="Arial" w:cs="Arial"/>
          </w:rPr>
          <w:delText xml:space="preserve">largely </w:delText>
        </w:r>
      </w:del>
      <w:r w:rsidR="00FA32F1">
        <w:rPr>
          <w:rFonts w:ascii="Arial" w:hAnsi="Arial" w:cs="Arial"/>
        </w:rPr>
        <w:t>quiescent</w:t>
      </w:r>
      <w:ins w:id="375" w:author="Sara Piccirillo" w:date="2018-04-30T18:58:00Z">
        <w:r w:rsidR="00392D91">
          <w:rPr>
            <w:rFonts w:ascii="Arial" w:hAnsi="Arial" w:cs="Arial"/>
          </w:rPr>
          <w:t>/dormant phenotype</w:t>
        </w:r>
      </w:ins>
      <w:r w:rsidR="00FA32F1">
        <w:rPr>
          <w:rFonts w:ascii="Arial" w:hAnsi="Arial" w:cs="Arial"/>
        </w:rPr>
        <w:t xml:space="preserve"> </w:t>
      </w:r>
      <w:ins w:id="376" w:author="Sara Piccirillo" w:date="2018-04-30T19:02:00Z">
        <w:r w:rsidR="00392D91">
          <w:rPr>
            <w:rFonts w:ascii="Arial" w:hAnsi="Arial" w:cs="Arial"/>
          </w:rPr>
          <w:t xml:space="preserve">of the residual </w:t>
        </w:r>
      </w:ins>
      <w:ins w:id="377" w:author="Sara Piccirillo" w:date="2018-04-30T19:03:00Z">
        <w:r w:rsidR="00392D91">
          <w:rPr>
            <w:rFonts w:ascii="Arial" w:hAnsi="Arial" w:cs="Arial"/>
          </w:rPr>
          <w:t xml:space="preserve">disease </w:t>
        </w:r>
      </w:ins>
      <w:r w:rsidR="00FA32F1">
        <w:rPr>
          <w:rFonts w:ascii="Arial" w:hAnsi="Arial" w:cs="Arial"/>
        </w:rPr>
        <w:t xml:space="preserve">during the </w:t>
      </w:r>
      <w:del w:id="378" w:author="Microsoft Office User" w:date="2018-04-25T16:13:00Z">
        <w:r w:rsidR="00FA32F1" w:rsidDel="00805683">
          <w:rPr>
            <w:rFonts w:ascii="Arial" w:hAnsi="Arial" w:cs="Arial"/>
          </w:rPr>
          <w:delText xml:space="preserve">history </w:delText>
        </w:r>
      </w:del>
      <w:ins w:id="379" w:author="Microsoft Office User" w:date="2018-04-25T16:13:00Z">
        <w:r w:rsidR="00805683">
          <w:rPr>
            <w:rFonts w:ascii="Arial" w:hAnsi="Arial" w:cs="Arial"/>
          </w:rPr>
          <w:t xml:space="preserve">evolution and treatment </w:t>
        </w:r>
      </w:ins>
      <w:r w:rsidR="00FA32F1">
        <w:rPr>
          <w:rFonts w:ascii="Arial" w:hAnsi="Arial" w:cs="Arial"/>
        </w:rPr>
        <w:t xml:space="preserve">of the malignancy. After the primary tumour </w:t>
      </w:r>
      <w:del w:id="380" w:author="Microsoft Office User" w:date="2018-04-25T16:18:00Z">
        <w:r w:rsidR="00FA32F1" w:rsidDel="00805683">
          <w:rPr>
            <w:rFonts w:ascii="Arial" w:hAnsi="Arial" w:cs="Arial"/>
          </w:rPr>
          <w:delText xml:space="preserve">mass </w:delText>
        </w:r>
      </w:del>
      <w:del w:id="381" w:author="Microsoft Office User" w:date="2018-04-25T16:14:00Z">
        <w:r w:rsidR="00FA32F1" w:rsidDel="00805683">
          <w:rPr>
            <w:rFonts w:ascii="Arial" w:hAnsi="Arial" w:cs="Arial"/>
          </w:rPr>
          <w:delText xml:space="preserve">is </w:delText>
        </w:r>
      </w:del>
      <w:del w:id="382" w:author="Microsoft Office User" w:date="2018-04-25T16:18:00Z">
        <w:r w:rsidR="00FA32F1" w:rsidDel="00805683">
          <w:rPr>
            <w:rFonts w:ascii="Arial" w:hAnsi="Arial" w:cs="Arial"/>
          </w:rPr>
          <w:delText>surgically resected</w:delText>
        </w:r>
      </w:del>
      <w:ins w:id="383" w:author="Microsoft Office User" w:date="2018-04-25T16:18:00Z">
        <w:r w:rsidR="00805683">
          <w:rPr>
            <w:rFonts w:ascii="Arial" w:hAnsi="Arial" w:cs="Arial"/>
          </w:rPr>
          <w:t>has been treated with radio- &amp; chemotherapy</w:t>
        </w:r>
      </w:ins>
      <w:del w:id="384" w:author="Microsoft Office User" w:date="2018-04-25T16:14:00Z">
        <w:r w:rsidR="00FA32F1" w:rsidDel="00805683">
          <w:rPr>
            <w:rFonts w:ascii="Arial" w:hAnsi="Arial" w:cs="Arial"/>
          </w:rPr>
          <w:delText>,</w:delText>
        </w:r>
      </w:del>
      <w:r w:rsidR="00FA32F1">
        <w:rPr>
          <w:rFonts w:ascii="Arial" w:hAnsi="Arial" w:cs="Arial"/>
        </w:rPr>
        <w:t xml:space="preserve"> th</w:t>
      </w:r>
      <w:del w:id="385" w:author="Microsoft Office User" w:date="2018-04-25T16:14:00Z">
        <w:r w:rsidR="00FA32F1" w:rsidDel="00805683">
          <w:rPr>
            <w:rFonts w:ascii="Arial" w:hAnsi="Arial" w:cs="Arial"/>
          </w:rPr>
          <w:delText>os</w:delText>
        </w:r>
      </w:del>
      <w:r w:rsidR="00FA32F1">
        <w:rPr>
          <w:rFonts w:ascii="Arial" w:hAnsi="Arial" w:cs="Arial"/>
        </w:rPr>
        <w:t xml:space="preserve">e </w:t>
      </w:r>
      <w:ins w:id="386" w:author="Microsoft Office User" w:date="2018-04-25T16:14:00Z">
        <w:r w:rsidR="00805683">
          <w:rPr>
            <w:rFonts w:ascii="Arial" w:hAnsi="Arial" w:cs="Arial"/>
          </w:rPr>
          <w:t xml:space="preserve">quiescent </w:t>
        </w:r>
      </w:ins>
      <w:r w:rsidR="00FA32F1">
        <w:rPr>
          <w:rFonts w:ascii="Arial" w:hAnsi="Arial" w:cs="Arial"/>
        </w:rPr>
        <w:t xml:space="preserve">residual subclones can trigger new growth and further clonal evolution, producing the divergence </w:t>
      </w:r>
      <w:r w:rsidR="00F815CA">
        <w:rPr>
          <w:rFonts w:ascii="Arial" w:hAnsi="Arial" w:cs="Arial"/>
        </w:rPr>
        <w:t xml:space="preserve">that has been </w:t>
      </w:r>
      <w:r w:rsidR="00FA32F1">
        <w:rPr>
          <w:rFonts w:ascii="Arial" w:hAnsi="Arial" w:cs="Arial"/>
        </w:rPr>
        <w:t>observe</w:t>
      </w:r>
      <w:r w:rsidR="00F815CA">
        <w:rPr>
          <w:rFonts w:ascii="Arial" w:hAnsi="Arial" w:cs="Arial"/>
        </w:rPr>
        <w:t>d</w:t>
      </w:r>
      <w:r w:rsidR="00FA32F1">
        <w:rPr>
          <w:rFonts w:ascii="Arial" w:hAnsi="Arial" w:cs="Arial"/>
        </w:rPr>
        <w:t xml:space="preserve"> </w:t>
      </w:r>
      <w:r w:rsidR="00F815CA">
        <w:rPr>
          <w:rFonts w:ascii="Arial" w:hAnsi="Arial" w:cs="Arial"/>
        </w:rPr>
        <w:t xml:space="preserve">by us and others </w:t>
      </w:r>
      <w:r w:rsidR="00FA32F1">
        <w:rPr>
          <w:rFonts w:ascii="Arial" w:hAnsi="Arial" w:cs="Arial"/>
        </w:rPr>
        <w:t>between primary and recurrent samples in GB.</w:t>
      </w:r>
    </w:p>
    <w:p w14:paraId="0DA0950A" w14:textId="77777777" w:rsidR="00594DDE" w:rsidRDefault="00594DDE" w:rsidP="00156689">
      <w:pPr>
        <w:rPr>
          <w:rFonts w:ascii="Arial" w:hAnsi="Arial" w:cs="Arial"/>
        </w:rPr>
      </w:pPr>
    </w:p>
    <w:p w14:paraId="020CB28D" w14:textId="6C45C2AF" w:rsidR="00594DDE" w:rsidRDefault="00F815CA">
      <w:pPr>
        <w:jc w:val="both"/>
        <w:rPr>
          <w:rFonts w:ascii="Arial" w:hAnsi="Arial" w:cs="Arial"/>
        </w:rPr>
        <w:pPrChange w:id="387" w:author="Microsoft Office User" w:date="2018-04-25T16:15:00Z">
          <w:pPr/>
        </w:pPrChange>
      </w:pPr>
      <w:r>
        <w:rPr>
          <w:rFonts w:ascii="Arial" w:hAnsi="Arial" w:cs="Arial"/>
        </w:rPr>
        <w:t>Th</w:t>
      </w:r>
      <w:ins w:id="388" w:author="Sara Piccirillo" w:date="2018-04-30T19:06:00Z">
        <w:r w:rsidR="00392D91">
          <w:rPr>
            <w:rFonts w:ascii="Arial" w:hAnsi="Arial" w:cs="Arial"/>
          </w:rPr>
          <w:t>is</w:t>
        </w:r>
      </w:ins>
      <w:del w:id="389" w:author="Sara Piccirillo" w:date="2018-04-30T19:06:00Z">
        <w:r w:rsidDel="00392D91">
          <w:rPr>
            <w:rFonts w:ascii="Arial" w:hAnsi="Arial" w:cs="Arial"/>
          </w:rPr>
          <w:delText>e</w:delText>
        </w:r>
      </w:del>
      <w:r>
        <w:rPr>
          <w:rFonts w:ascii="Arial" w:hAnsi="Arial" w:cs="Arial"/>
        </w:rPr>
        <w:t xml:space="preserve"> proposed</w:t>
      </w:r>
      <w:ins w:id="390" w:author="Microsoft Office User" w:date="2018-04-25T16:15:00Z">
        <w:r w:rsidR="00805683">
          <w:rPr>
            <w:rFonts w:ascii="Arial" w:hAnsi="Arial" w:cs="Arial"/>
          </w:rPr>
          <w:t xml:space="preserve"> </w:t>
        </w:r>
      </w:ins>
      <w:r w:rsidR="00594DDE" w:rsidRPr="001A0D26">
        <w:rPr>
          <w:rFonts w:ascii="Arial" w:hAnsi="Arial" w:cs="Arial"/>
        </w:rPr>
        <w:t xml:space="preserve">model is consistent with </w:t>
      </w:r>
      <w:del w:id="391" w:author="Sara Piccirillo" w:date="2018-04-30T19:07:00Z">
        <w:r w:rsidR="00594DDE" w:rsidRPr="001A0D26" w:rsidDel="00392D91">
          <w:rPr>
            <w:rFonts w:ascii="Arial" w:hAnsi="Arial" w:cs="Arial"/>
          </w:rPr>
          <w:delText xml:space="preserve">the </w:delText>
        </w:r>
      </w:del>
      <w:ins w:id="392" w:author="Sara Piccirillo" w:date="2018-04-30T19:07:00Z">
        <w:r w:rsidR="00392D91">
          <w:rPr>
            <w:rFonts w:ascii="Arial" w:hAnsi="Arial" w:cs="Arial"/>
          </w:rPr>
          <w:t>an</w:t>
        </w:r>
        <w:r w:rsidR="00392D91" w:rsidRPr="001A0D26">
          <w:rPr>
            <w:rFonts w:ascii="Arial" w:hAnsi="Arial" w:cs="Arial"/>
          </w:rPr>
          <w:t xml:space="preserve"> </w:t>
        </w:r>
      </w:ins>
      <w:r w:rsidR="00594DDE" w:rsidRPr="001A0D26">
        <w:rPr>
          <w:rFonts w:ascii="Arial" w:hAnsi="Arial" w:cs="Arial"/>
        </w:rPr>
        <w:t xml:space="preserve">early onset of </w:t>
      </w:r>
      <w:ins w:id="393" w:author="Sara Piccirillo" w:date="2018-04-30T19:07:00Z">
        <w:r w:rsidR="00EC4665">
          <w:rPr>
            <w:rFonts w:ascii="Arial" w:hAnsi="Arial" w:cs="Arial"/>
          </w:rPr>
          <w:t xml:space="preserve">tumor cell </w:t>
        </w:r>
      </w:ins>
      <w:r w:rsidR="00594DDE" w:rsidRPr="001A0D26">
        <w:rPr>
          <w:rFonts w:ascii="Arial" w:hAnsi="Arial" w:cs="Arial"/>
        </w:rPr>
        <w:t>infiltration</w:t>
      </w:r>
      <w:ins w:id="394" w:author="Sara Piccirillo" w:date="2018-04-30T19:07:00Z">
        <w:r w:rsidR="00392D91">
          <w:rPr>
            <w:rFonts w:ascii="Arial" w:hAnsi="Arial" w:cs="Arial"/>
          </w:rPr>
          <w:t xml:space="preserve"> that precedes </w:t>
        </w:r>
        <w:r w:rsidR="00EC4665">
          <w:rPr>
            <w:rFonts w:ascii="Arial" w:hAnsi="Arial" w:cs="Arial"/>
          </w:rPr>
          <w:t xml:space="preserve">aggressive growth leading to </w:t>
        </w:r>
      </w:ins>
      <w:ins w:id="395" w:author="Sara Piccirillo" w:date="2018-04-30T19:08:00Z">
        <w:r w:rsidR="00EC4665">
          <w:rPr>
            <w:rFonts w:ascii="Arial" w:hAnsi="Arial" w:cs="Arial"/>
          </w:rPr>
          <w:t xml:space="preserve">tumor mass formation. Residual disease present in the SVZ and </w:t>
        </w:r>
      </w:ins>
      <w:ins w:id="396" w:author="Sara Piccirillo" w:date="2018-05-01T18:51:00Z">
        <w:r w:rsidR="0014679F">
          <w:rPr>
            <w:rFonts w:ascii="Arial" w:hAnsi="Arial" w:cs="Arial"/>
          </w:rPr>
          <w:t xml:space="preserve">in </w:t>
        </w:r>
      </w:ins>
      <w:ins w:id="397" w:author="Sara Piccirillo" w:date="2018-04-30T19:08:00Z">
        <w:r w:rsidR="00EC4665">
          <w:rPr>
            <w:rFonts w:ascii="Arial" w:hAnsi="Arial" w:cs="Arial"/>
          </w:rPr>
          <w:t xml:space="preserve">the infiltrative margin is </w:t>
        </w:r>
      </w:ins>
      <w:ins w:id="398" w:author="Sara Piccirillo" w:date="2018-04-30T19:10:00Z">
        <w:r w:rsidR="00EC4665">
          <w:rPr>
            <w:rFonts w:ascii="Arial" w:hAnsi="Arial" w:cs="Arial"/>
          </w:rPr>
          <w:t xml:space="preserve">the source of </w:t>
        </w:r>
      </w:ins>
      <w:del w:id="399" w:author="Sara Piccirillo" w:date="2018-04-30T19:08:00Z">
        <w:r w:rsidR="00594DDE" w:rsidRPr="001A0D26" w:rsidDel="00EC4665">
          <w:rPr>
            <w:rFonts w:ascii="Arial" w:hAnsi="Arial" w:cs="Arial"/>
          </w:rPr>
          <w:delText>,</w:delText>
        </w:r>
      </w:del>
      <w:del w:id="400" w:author="Sara Piccirillo" w:date="2018-04-30T19:11:00Z">
        <w:r w:rsidR="00594DDE" w:rsidRPr="001A0D26" w:rsidDel="00EC4665">
          <w:rPr>
            <w:rFonts w:ascii="Arial" w:hAnsi="Arial" w:cs="Arial"/>
          </w:rPr>
          <w:delText xml:space="preserve"> the inevitability of </w:delText>
        </w:r>
      </w:del>
      <w:r w:rsidR="00594DDE" w:rsidRPr="001A0D26">
        <w:rPr>
          <w:rFonts w:ascii="Arial" w:hAnsi="Arial" w:cs="Arial"/>
        </w:rPr>
        <w:t>relapse</w:t>
      </w:r>
      <w:ins w:id="401" w:author="Sara Piccirillo" w:date="2018-04-30T19:12:00Z">
        <w:r w:rsidR="00EC4665">
          <w:rPr>
            <w:rFonts w:ascii="Arial" w:hAnsi="Arial" w:cs="Arial"/>
          </w:rPr>
          <w:t xml:space="preserve"> that </w:t>
        </w:r>
      </w:ins>
      <w:ins w:id="402" w:author="Sara Piccirillo" w:date="2018-05-01T18:52:00Z">
        <w:r w:rsidR="0014679F">
          <w:rPr>
            <w:rFonts w:ascii="Arial" w:hAnsi="Arial" w:cs="Arial"/>
          </w:rPr>
          <w:t>is</w:t>
        </w:r>
      </w:ins>
      <w:ins w:id="403" w:author="Sara Piccirillo" w:date="2018-04-30T19:12:00Z">
        <w:r w:rsidR="00EC4665">
          <w:rPr>
            <w:rFonts w:ascii="Arial" w:hAnsi="Arial" w:cs="Arial"/>
          </w:rPr>
          <w:t xml:space="preserve"> inevitable in GB patients. This model is also consistent with</w:t>
        </w:r>
      </w:ins>
      <w:del w:id="404" w:author="Sara Piccirillo" w:date="2018-04-30T19:12:00Z">
        <w:r w:rsidR="00594DDE" w:rsidRPr="001A0D26" w:rsidDel="00EC4665">
          <w:rPr>
            <w:rFonts w:ascii="Arial" w:hAnsi="Arial" w:cs="Arial"/>
          </w:rPr>
          <w:delText>,</w:delText>
        </w:r>
      </w:del>
      <w:r w:rsidR="00594DDE" w:rsidRPr="001A0D26">
        <w:rPr>
          <w:rFonts w:ascii="Arial" w:hAnsi="Arial" w:cs="Arial"/>
        </w:rPr>
        <w:t xml:space="preserve"> the high </w:t>
      </w:r>
      <w:r w:rsidR="00594DDE" w:rsidRPr="000A1AD3">
        <w:rPr>
          <w:rFonts w:ascii="Arial" w:hAnsi="Arial" w:cs="Arial"/>
        </w:rPr>
        <w:t xml:space="preserve">incidence of multifocal </w:t>
      </w:r>
      <w:del w:id="405" w:author="Sara Piccirillo" w:date="2018-04-30T19:13:00Z">
        <w:r w:rsidR="00594DDE" w:rsidRPr="000A1AD3" w:rsidDel="00EC4665">
          <w:rPr>
            <w:rFonts w:ascii="Arial" w:hAnsi="Arial" w:cs="Arial"/>
          </w:rPr>
          <w:delText>disease</w:delText>
        </w:r>
      </w:del>
      <w:ins w:id="406" w:author="Sara Piccirillo" w:date="2018-04-30T19:13:00Z">
        <w:r w:rsidR="0014679F">
          <w:rPr>
            <w:rFonts w:ascii="Arial" w:hAnsi="Arial" w:cs="Arial"/>
          </w:rPr>
          <w:t>lesions</w:t>
        </w:r>
      </w:ins>
      <w:del w:id="407" w:author="Sara Piccirillo" w:date="2018-05-01T18:52:00Z">
        <w:r w:rsidR="00594DDE" w:rsidRPr="000A1AD3" w:rsidDel="0014679F">
          <w:rPr>
            <w:rFonts w:ascii="Arial" w:hAnsi="Arial" w:cs="Arial"/>
          </w:rPr>
          <w:delText>,</w:delText>
        </w:r>
      </w:del>
      <w:r w:rsidR="00594DDE" w:rsidRPr="001A0D26">
        <w:rPr>
          <w:rFonts w:ascii="Arial" w:hAnsi="Arial" w:cs="Arial"/>
        </w:rPr>
        <w:t xml:space="preserve"> </w:t>
      </w:r>
      <w:r w:rsidR="0051533F">
        <w:rPr>
          <w:rFonts w:ascii="Arial" w:hAnsi="Arial" w:cs="Arial"/>
        </w:rPr>
        <w:t>and the accumulating evidence of evolutionary divergence from cancer genomic data</w:t>
      </w:r>
      <w:del w:id="408" w:author="Sara Piccirillo" w:date="2018-04-30T19:13:00Z">
        <w:r w:rsidR="0051533F" w:rsidDel="00EC4665">
          <w:rPr>
            <w:rFonts w:ascii="Arial" w:hAnsi="Arial" w:cs="Arial"/>
          </w:rPr>
          <w:delText xml:space="preserve"> in </w:delText>
        </w:r>
        <w:r w:rsidR="008009F0" w:rsidDel="00EC4665">
          <w:rPr>
            <w:rFonts w:ascii="Arial" w:hAnsi="Arial" w:cs="Arial"/>
          </w:rPr>
          <w:delText>glioblastoma</w:delText>
        </w:r>
      </w:del>
      <w:r w:rsidR="008009F0">
        <w:rPr>
          <w:rFonts w:ascii="Arial" w:hAnsi="Arial" w:cs="Arial"/>
        </w:rPr>
        <w:t xml:space="preserve"> </w:t>
      </w:r>
      <w:r w:rsidR="0051533F">
        <w:rPr>
          <w:rFonts w:ascii="Arial" w:hAnsi="Arial" w:cs="Arial"/>
        </w:rPr>
        <w:fldChar w:fldCharType="begin"/>
      </w:r>
      <w:r w:rsidR="00E563F7">
        <w:rPr>
          <w:rFonts w:ascii="Arial" w:hAnsi="Arial" w:cs="Arial"/>
        </w:rPr>
        <w:instrText xml:space="preserve"> ADDIN PAPERS2_CITATIONS &lt;citation&gt;&lt;uuid&gt;7CBCDED3-4D2A-46D3-9F85-353BB59C9963&lt;/uuid&gt;&lt;priority&gt;13&lt;/priority&gt;&lt;publications&gt;&lt;publication&gt;&lt;volume&gt;25&lt;/volume&gt;&lt;publication_date&gt;99201502031200000000222000&lt;/publication_date&gt;&lt;doi&gt;10.1101/gr.180612.114&lt;/doi&gt;&lt;startpage&gt;316&lt;/startpage&gt;&lt;title&gt;Whole-genome and multisector exome sequencing of primary and post-treatment glioblastoma reveals patterns of tumor evolution&lt;/title&gt;&lt;uuid&gt;AD592B3F-A6D8-4240-999E-74A5AEFB7DC7&lt;/uuid&gt;&lt;subtype&gt;400&lt;/subtype&gt;&lt;endpage&gt;327&lt;/endpage&gt;&lt;type&gt;400&lt;/type&gt;&lt;url&gt;http://genome.cshlp.org/lookup/doi/10.1101/gr.180612.114&lt;/url&gt;&lt;bundle&gt;&lt;publication&gt;&lt;publisher&gt;Cold Spring Harbor Lab&lt;/publisher&gt;&lt;url&gt;http://genome.cshlp.org&lt;/url&gt;&lt;title&gt;Genome Research&lt;/title&gt;&lt;type&gt;-100&lt;/type&gt;&lt;subtype&gt;-100&lt;/subtype&gt;&lt;uuid&gt;7850A71A-9FE7-4866-9B91-1934D41A9C76&lt;/uuid&gt;&lt;/publication&gt;&lt;/bundle&gt;&lt;authors&gt;&lt;author&gt;&lt;firstName&gt;Hoon&lt;/firstName&gt;&lt;lastName&gt;Kim&lt;/lastName&gt;&lt;/author&gt;&lt;author&gt;&lt;firstName&gt;Siyuan&lt;/firstName&gt;&lt;lastName&gt;Zheng&lt;/lastName&gt;&lt;/author&gt;&lt;author&gt;&lt;firstName&gt;Seyed&lt;/firstName&gt;&lt;middleNames&gt;S&lt;/middleNames&gt;&lt;lastName&gt;Amini&lt;/lastName&gt;&lt;/author&gt;&lt;author&gt;&lt;firstName&gt;Selene&lt;/firstName&gt;&lt;middleNames&gt;M&lt;/middleNames&gt;&lt;lastName&gt;Virk&lt;/lastName&gt;&lt;/author&gt;&lt;author&gt;&lt;firstName&gt;Tom&lt;/firstName&gt;&lt;lastName&gt;Mikkelsen&lt;/lastName&gt;&lt;/author&gt;&lt;author&gt;&lt;firstName&gt;Daniel&lt;/firstName&gt;&lt;middleNames&gt;J&lt;/middleNames&gt;&lt;lastName&gt;Brat&lt;/lastName&gt;&lt;/author&gt;&lt;author&gt;&lt;firstName&gt;Jonna&lt;/firstName&gt;&lt;lastName&gt;Grimsby&lt;/lastName&gt;&lt;/author&gt;&lt;author&gt;&lt;firstName&gt;Carrie&lt;/firstName&gt;&lt;lastName&gt;Sougnez&lt;/lastName&gt;&lt;/author&gt;&lt;author&gt;&lt;firstName&gt;Florian&lt;/firstName&gt;&lt;lastName&gt;Muller&lt;/lastName&gt;&lt;/author&gt;&lt;author&gt;&lt;firstName&gt;Jian&lt;/firstName&gt;&lt;lastName&gt;Hu&lt;/lastName&gt;&lt;/author&gt;&lt;author&gt;&lt;firstName&gt;Andrew&lt;/firstName&gt;&lt;middleNames&gt;E&lt;/middleNames&gt;&lt;lastName&gt;Sloan&lt;/lastName&gt;&lt;/author&gt;&lt;author&gt;&lt;firstName&gt;Mark&lt;/firstName&gt;&lt;middleNames&gt;L&lt;/middleNames&gt;&lt;lastName&gt;Cohen&lt;/lastName&gt;&lt;/author&gt;&lt;author&gt;&lt;lastName&gt;Meir&lt;/lastName&gt;&lt;nonDroppingParticle&gt;Van&lt;/nonDroppingParticle&gt;&lt;firstName&gt;Erwin&lt;/firstName&gt;&lt;middleNames&gt;G&lt;/middleNames&gt;&lt;/author&gt;&lt;author&gt;&lt;firstName&gt;Lisa&lt;/firstName&gt;&lt;lastName&gt;Scarpace&lt;/lastName&gt;&lt;/author&gt;&lt;author&gt;&lt;firstName&gt;Peter&lt;/firstName&gt;&lt;middleNames&gt;W&lt;/middleNames&gt;&lt;lastName&gt;Laird&lt;/lastName&gt;&lt;/author&gt;&lt;author&gt;&lt;firstName&gt;John&lt;/firstName&gt;&lt;middleNames&gt;N&lt;/middleNames&gt;&lt;lastName&gt;Weinstein&lt;/lastName&gt;&lt;/author&gt;&lt;author&gt;&lt;firstName&gt;Eric&lt;/firstName&gt;&lt;middleNames&gt;S&lt;/middleNames&gt;&lt;lastName&gt;Lander&lt;/lastName&gt;&lt;/author&gt;&lt;author&gt;&lt;firstName&gt;Stacey&lt;/firstName&gt;&lt;lastName&gt;Gabriel&lt;/lastName&gt;&lt;/author&gt;&lt;author&gt;&lt;firstName&gt;Gad&lt;/firstName&gt;&lt;lastName&gt;Getz&lt;/lastName&gt;&lt;/author&gt;&lt;author&gt;&lt;firstName&gt;Matthew&lt;/firstName&gt;&lt;lastName&gt;Meyerson&lt;/lastName&gt;&lt;/author&gt;&lt;author&gt;&lt;firstName&gt;Lynda&lt;/firstName&gt;&lt;lastName&gt;Chin&lt;/lastName&gt;&lt;/author&gt;&lt;author&gt;&lt;firstName&gt;Jill&lt;/firstName&gt;&lt;middleNames&gt;S&lt;/middleNames&gt;&lt;lastName&gt;Barnholtz-Sloan&lt;/lastName&gt;&lt;/author&gt;&lt;author&gt;&lt;firstName&gt;Roel&lt;/firstName&gt;&lt;middleNames&gt;G W&lt;/middleNames&gt;&lt;lastName&gt;Verhaak&lt;/lastName&gt;&lt;/author&gt;&lt;/authors&gt;&lt;/publication&gt;&lt;publication&gt;&lt;volume&gt;28&lt;/volume&gt;&lt;publication_date&gt;99201509001200000000220000&lt;/publication_date&gt;&lt;number&gt;3&lt;/number&gt;&lt;doi&gt;10.1016/j.ccell.2015.07.013&lt;/doi&gt;&lt;startpage&gt;318&lt;/startpage&gt;&lt;title&gt;Spatiotemporal Evolution of the Primary Glioblastoma Genome&lt;/title&gt;&lt;uuid&gt;B19263DC-411F-4A84-A0FC-722A5FA617A7&lt;/uuid&gt;&lt;subtype&gt;400&lt;/subtype&gt;&lt;endpage&gt;328&lt;/endpage&gt;&lt;type&gt;400&lt;/type&gt;&lt;url&gt;http://linkinghub.elsevier.com/retrieve/pii/S1535610815002652&lt;/url&gt;&lt;bundle&gt;&lt;publication&gt;&lt;publisher&gt;Elsevier&lt;/publisher&gt;&lt;url&gt;http://www.cell.com&lt;/url&gt;&lt;title&gt;Cancer Cell&lt;/title&gt;&lt;type&gt;-100&lt;/type&gt;&lt;subtype&gt;-100&lt;/subtype&gt;&lt;uuid&gt;B27D0AD8-9C7A-4AC2-9141-2E57FC4B2D1C&lt;/uuid&gt;&lt;/publication&gt;&lt;/bundle&gt;&lt;authors&gt;&lt;author&gt;&lt;firstName&gt;Jinkuk&lt;/firstName&gt;&lt;lastName&gt;Kim&lt;/lastName&gt;&lt;/author&gt;&lt;author&gt;&lt;firstName&gt;In-Hee&lt;/firstName&gt;&lt;lastName&gt;Lee&lt;/lastName&gt;&lt;/author&gt;&lt;author&gt;&lt;firstName&gt;Hee&lt;/firstName&gt;&lt;middleNames&gt;Jin&lt;/middleNames&gt;&lt;lastName&gt;Cho&lt;/lastName&gt;&lt;/author&gt;&lt;author&gt;&lt;firstName&gt;Chul-Kee&lt;/firstName&gt;&lt;lastName&gt;Park&lt;/lastName&gt;&lt;/author&gt;&lt;author&gt;&lt;firstName&gt;Yang-Soon&lt;/firstName&gt;&lt;lastName&gt;Jung&lt;/lastName&gt;&lt;/author&gt;&lt;author&gt;&lt;firstName&gt;Yanghee&lt;/firstName&gt;&lt;lastName&gt;Kim&lt;/lastName&gt;&lt;/author&gt;&lt;author&gt;&lt;firstName&gt;So&lt;/firstName&gt;&lt;middleNames&gt;Hee&lt;/middleNames&gt;&lt;lastName&gt;Nam&lt;/lastName&gt;&lt;/author&gt;&lt;author&gt;&lt;firstName&gt;Byung&lt;/firstName&gt;&lt;middleNames&gt;Sup&lt;/middleNames&gt;&lt;lastName&gt;Kim&lt;/lastName&gt;&lt;/author&gt;&lt;author&gt;&lt;firstName&gt;Mark&lt;/firstName&gt;&lt;middleNames&gt;D&lt;/middleNames&gt;&lt;lastName&gt;Johnson&lt;/lastName&gt;&lt;/author&gt;&lt;author&gt;&lt;firstName&gt;Doo-Sik&lt;/firstName&gt;&lt;lastName&gt;Kong&lt;/lastName&gt;&lt;/author&gt;&lt;author&gt;&lt;firstName&gt;Ho&lt;/firstName&gt;&lt;middleNames&gt;Jun&lt;/middleNames&gt;&lt;lastName&gt;Seol&lt;/lastName&gt;&lt;/author&gt;&lt;author&gt;&lt;firstName&gt;Jung-Il&lt;/firstName&gt;&lt;lastName&gt;Lee&lt;/lastName&gt;&lt;/author&gt;&lt;author&gt;&lt;firstName&gt;Kyeung&lt;/firstName&gt;&lt;middleNames&gt;Min&lt;/middleNames&gt;&lt;lastName&gt;Joo&lt;/lastName&gt;&lt;/author&gt;&lt;author&gt;&lt;firstName&gt;Yeup&lt;/firstName&gt;&lt;lastName&gt;Yoon&lt;/lastName&gt;&lt;/author&gt;&lt;author&gt;&lt;firstName&gt;Woong-Yang&lt;/firstName&gt;&lt;lastName&gt;Park&lt;/lastName&gt;&lt;/author&gt;&lt;author&gt;&lt;firstName&gt;Jeongwu&lt;/firstName&gt;&lt;lastName&gt;Lee&lt;/lastName&gt;&lt;/author&gt;&lt;author&gt;&lt;firstName&gt;Peter&lt;/firstName&gt;&lt;middleNames&gt;J&lt;/middleNames&gt;&lt;lastName&gt;Park&lt;/lastName&gt;&lt;/author&gt;&lt;author&gt;&lt;firstName&gt;Do-Hyun&lt;/firstName&gt;&lt;lastName&gt;Nam&lt;/lastName&gt;&lt;/author&gt;&lt;/authors&gt;&lt;/publication&gt;&lt;/publications&gt;&lt;cites&gt;&lt;/cites&gt;&lt;/citation&gt;</w:instrText>
      </w:r>
      <w:r w:rsidR="0051533F">
        <w:rPr>
          <w:rFonts w:ascii="Arial" w:hAnsi="Arial" w:cs="Arial"/>
        </w:rPr>
        <w:fldChar w:fldCharType="separate"/>
      </w:r>
      <w:r w:rsidR="005E73A2">
        <w:rPr>
          <w:rFonts w:ascii="Helvetica" w:hAnsi="Helvetica" w:cs="Helvetica"/>
        </w:rPr>
        <w:t>[6, 7]</w:t>
      </w:r>
      <w:r w:rsidR="0051533F">
        <w:rPr>
          <w:rFonts w:ascii="Arial" w:hAnsi="Arial" w:cs="Arial"/>
        </w:rPr>
        <w:fldChar w:fldCharType="end"/>
      </w:r>
      <w:r w:rsidR="0051533F">
        <w:rPr>
          <w:rFonts w:ascii="Arial" w:hAnsi="Arial" w:cs="Arial"/>
        </w:rPr>
        <w:t>.</w:t>
      </w:r>
      <w:r w:rsidR="00594DDE" w:rsidRPr="001A0D26">
        <w:rPr>
          <w:rFonts w:ascii="Arial" w:hAnsi="Arial" w:cs="Arial"/>
        </w:rPr>
        <w:t xml:space="preserve"> </w:t>
      </w:r>
    </w:p>
    <w:p w14:paraId="3C0AB032" w14:textId="69A74A8E" w:rsidR="0019517F" w:rsidRDefault="0044020E">
      <w:pPr>
        <w:pStyle w:val="Heading1"/>
      </w:pPr>
      <w:r>
        <w:t>Discussion</w:t>
      </w:r>
    </w:p>
    <w:p w14:paraId="64531F90" w14:textId="77777777" w:rsidR="00CE23A9" w:rsidRDefault="0044020E">
      <w:pPr>
        <w:rPr>
          <w:ins w:id="409" w:author="Microsoft Office User" w:date="2018-04-25T16:26:00Z"/>
          <w:rFonts w:ascii="Arial" w:hAnsi="Arial" w:cs="Arial"/>
        </w:rPr>
      </w:pPr>
      <w:r>
        <w:rPr>
          <w:rFonts w:ascii="Arial" w:hAnsi="Arial" w:cs="Arial"/>
        </w:rPr>
        <w:tab/>
      </w:r>
      <w:commentRangeStart w:id="410"/>
      <w:r w:rsidR="00BE7292">
        <w:rPr>
          <w:rFonts w:ascii="Arial" w:hAnsi="Arial" w:cs="Arial"/>
        </w:rPr>
        <w:t>Here</w:t>
      </w:r>
      <w:r w:rsidR="0019517F" w:rsidRPr="00156689">
        <w:rPr>
          <w:rFonts w:ascii="Arial" w:hAnsi="Arial" w:cs="Arial"/>
        </w:rPr>
        <w:t xml:space="preserve"> we present a new model of </w:t>
      </w:r>
      <w:r w:rsidR="0001039E">
        <w:rPr>
          <w:rFonts w:ascii="Arial" w:hAnsi="Arial" w:cs="Arial"/>
        </w:rPr>
        <w:t>glioblastoma</w:t>
      </w:r>
      <w:r w:rsidR="0019517F" w:rsidRPr="00156689">
        <w:rPr>
          <w:rFonts w:ascii="Arial" w:hAnsi="Arial" w:cs="Arial"/>
        </w:rPr>
        <w:t xml:space="preserve"> initiation, development and progression. </w:t>
      </w:r>
      <w:commentRangeStart w:id="411"/>
      <w:r w:rsidR="0019517F" w:rsidRPr="00156689">
        <w:rPr>
          <w:rFonts w:ascii="Arial" w:hAnsi="Arial" w:cs="Arial"/>
        </w:rPr>
        <w:t xml:space="preserve">We start from a testable hypothesis </w:t>
      </w:r>
      <w:r w:rsidR="0001039E">
        <w:rPr>
          <w:rFonts w:ascii="Arial" w:hAnsi="Arial" w:cs="Arial"/>
        </w:rPr>
        <w:t>based on</w:t>
      </w:r>
      <w:r w:rsidR="0019517F" w:rsidRPr="00156689">
        <w:rPr>
          <w:rFonts w:ascii="Arial" w:hAnsi="Arial" w:cs="Arial"/>
        </w:rPr>
        <w:t xml:space="preserve"> previous clinical</w:t>
      </w:r>
      <w:r w:rsidR="0051533F">
        <w:rPr>
          <w:rFonts w:ascii="Arial" w:hAnsi="Arial" w:cs="Arial"/>
        </w:rPr>
        <w:t>, biological</w:t>
      </w:r>
      <w:r w:rsidR="0019517F" w:rsidRPr="00156689">
        <w:rPr>
          <w:rFonts w:ascii="Arial" w:hAnsi="Arial" w:cs="Arial"/>
        </w:rPr>
        <w:t xml:space="preserve"> and genomic observations and verify the hypothesis on a novel unique dataset we have generated. </w:t>
      </w:r>
      <w:commentRangeEnd w:id="410"/>
      <w:r w:rsidR="00CE23A9">
        <w:rPr>
          <w:rStyle w:val="CommentReference"/>
        </w:rPr>
        <w:commentReference w:id="410"/>
      </w:r>
      <w:commentRangeEnd w:id="411"/>
      <w:r w:rsidR="00EC4665">
        <w:rPr>
          <w:rStyle w:val="CommentReference"/>
        </w:rPr>
        <w:commentReference w:id="411"/>
      </w:r>
    </w:p>
    <w:p w14:paraId="4DD789BB" w14:textId="3BA05BAB" w:rsidR="0044020E" w:rsidRDefault="0019517F">
      <w:pPr>
        <w:rPr>
          <w:rFonts w:ascii="Arial" w:hAnsi="Arial" w:cs="Arial"/>
        </w:rPr>
      </w:pPr>
      <w:r w:rsidRPr="00156689">
        <w:rPr>
          <w:rFonts w:ascii="Arial" w:hAnsi="Arial" w:cs="Arial"/>
        </w:rPr>
        <w:t xml:space="preserve">A key to understand cancer is not just </w:t>
      </w:r>
      <w:r w:rsidR="0051533F" w:rsidRPr="001C4E20">
        <w:rPr>
          <w:rFonts w:ascii="Arial" w:hAnsi="Arial" w:cs="Arial"/>
        </w:rPr>
        <w:t>exposing</w:t>
      </w:r>
      <w:r w:rsidRPr="00156689">
        <w:rPr>
          <w:rFonts w:ascii="Arial" w:hAnsi="Arial" w:cs="Arial"/>
        </w:rPr>
        <w:t xml:space="preserve"> intra-tumour heterogeneity, the natural process that </w:t>
      </w:r>
      <w:r w:rsidR="0044020E" w:rsidRPr="001C4E20">
        <w:rPr>
          <w:rFonts w:ascii="Arial" w:hAnsi="Arial" w:cs="Arial"/>
        </w:rPr>
        <w:t>underlines</w:t>
      </w:r>
      <w:r w:rsidRPr="00156689">
        <w:rPr>
          <w:rFonts w:ascii="Arial" w:hAnsi="Arial" w:cs="Arial"/>
        </w:rPr>
        <w:t xml:space="preserve"> clonal evolution, but also to understand such heterogeneity in a way that is clinically relevant</w:t>
      </w:r>
      <w:r w:rsidR="0051533F" w:rsidRPr="00156689">
        <w:rPr>
          <w:rFonts w:ascii="Arial" w:hAnsi="Arial" w:cs="Arial"/>
        </w:rPr>
        <w:t>.</w:t>
      </w:r>
      <w:r w:rsidR="0044020E">
        <w:rPr>
          <w:rFonts w:ascii="Arial" w:hAnsi="Arial" w:cs="Arial"/>
        </w:rPr>
        <w:t xml:space="preserve"> </w:t>
      </w:r>
      <w:del w:id="412" w:author="Microsoft Office User" w:date="2018-04-25T16:25:00Z">
        <w:r w:rsidR="0044020E" w:rsidDel="00CE23A9">
          <w:rPr>
            <w:rFonts w:ascii="Arial" w:hAnsi="Arial" w:cs="Arial"/>
          </w:rPr>
          <w:delText>The most</w:delText>
        </w:r>
      </w:del>
      <w:ins w:id="413" w:author="Microsoft Office User" w:date="2018-04-25T16:25:00Z">
        <w:r w:rsidR="00CE23A9">
          <w:rPr>
            <w:rFonts w:ascii="Arial" w:hAnsi="Arial" w:cs="Arial"/>
          </w:rPr>
          <w:t>An</w:t>
        </w:r>
      </w:ins>
      <w:r w:rsidR="0044020E">
        <w:rPr>
          <w:rFonts w:ascii="Arial" w:hAnsi="Arial" w:cs="Arial"/>
        </w:rPr>
        <w:t xml:space="preserve"> important aspect of genomic ITH is that it embeds the </w:t>
      </w:r>
      <w:ins w:id="414" w:author="Microsoft Office User" w:date="2018-04-25T16:25:00Z">
        <w:r w:rsidR="00CE23A9">
          <w:rPr>
            <w:rFonts w:ascii="Arial" w:hAnsi="Arial" w:cs="Arial"/>
          </w:rPr>
          <w:t xml:space="preserve">evolutionary </w:t>
        </w:r>
      </w:ins>
      <w:r w:rsidR="0044020E">
        <w:rPr>
          <w:rFonts w:ascii="Arial" w:hAnsi="Arial" w:cs="Arial"/>
        </w:rPr>
        <w:t>history of the tumour, a fundamental clinical aspect that cannot be directly studi</w:t>
      </w:r>
      <w:r w:rsidR="005B03CB">
        <w:rPr>
          <w:rFonts w:ascii="Arial" w:hAnsi="Arial" w:cs="Arial"/>
        </w:rPr>
        <w:t xml:space="preserve">ed in </w:t>
      </w:r>
      <w:del w:id="415" w:author="Microsoft Office User" w:date="2018-04-25T16:26:00Z">
        <w:r w:rsidR="005B03CB" w:rsidDel="00CE23A9">
          <w:rPr>
            <w:rFonts w:ascii="Arial" w:hAnsi="Arial" w:cs="Arial"/>
          </w:rPr>
          <w:delText>humans, particularly in glioblastoma</w:delText>
        </w:r>
        <w:r w:rsidR="0044020E" w:rsidDel="00CE23A9">
          <w:rPr>
            <w:rFonts w:ascii="Arial" w:hAnsi="Arial" w:cs="Arial"/>
          </w:rPr>
          <w:delText>, for obvious ethical and technical limitations</w:delText>
        </w:r>
      </w:del>
      <w:ins w:id="416" w:author="Microsoft Office User" w:date="2018-04-25T16:26:00Z">
        <w:r w:rsidR="00CE23A9">
          <w:rPr>
            <w:rFonts w:ascii="Arial" w:hAnsi="Arial" w:cs="Arial"/>
          </w:rPr>
          <w:t>patients</w:t>
        </w:r>
      </w:ins>
      <w:r w:rsidR="0044020E">
        <w:rPr>
          <w:rFonts w:ascii="Arial" w:hAnsi="Arial" w:cs="Arial"/>
        </w:rPr>
        <w:t>.</w:t>
      </w:r>
      <w:ins w:id="417" w:author="Microsoft Office User" w:date="2018-04-25T16:29:00Z">
        <w:r w:rsidR="00CE23A9">
          <w:rPr>
            <w:rFonts w:ascii="Arial" w:hAnsi="Arial" w:cs="Arial"/>
          </w:rPr>
          <w:t xml:space="preserve"> But understanding</w:t>
        </w:r>
      </w:ins>
      <w:ins w:id="418" w:author="Microsoft Office User" w:date="2018-04-25T16:30:00Z">
        <w:r w:rsidR="00CE23A9">
          <w:rPr>
            <w:rFonts w:ascii="Arial" w:hAnsi="Arial" w:cs="Arial"/>
          </w:rPr>
          <w:t xml:space="preserve"> that history may be critical in developing a rationale for combinatorial therapeutics</w:t>
        </w:r>
      </w:ins>
      <w:ins w:id="419" w:author="Microsoft Office User" w:date="2018-04-25T16:31:00Z">
        <w:r w:rsidR="00CE23A9">
          <w:rPr>
            <w:rFonts w:ascii="Arial" w:hAnsi="Arial" w:cs="Arial"/>
          </w:rPr>
          <w:t xml:space="preserve"> (</w:t>
        </w:r>
      </w:ins>
      <w:ins w:id="420" w:author="Microsoft Office User" w:date="2018-04-25T16:38:00Z">
        <w:r w:rsidR="00CE23A9">
          <w:rPr>
            <w:rFonts w:ascii="Arial" w:hAnsi="Arial" w:cs="Arial"/>
          </w:rPr>
          <w:t xml:space="preserve">see </w:t>
        </w:r>
        <w:r w:rsidR="00CE23A9" w:rsidRPr="00CE23A9">
          <w:rPr>
            <w:rFonts w:ascii="Arial" w:hAnsi="Arial" w:cs="Arial"/>
          </w:rPr>
          <w:t>https://academic.oup.com/neuro-oncology/article/20/4/472/4737220</w:t>
        </w:r>
        <w:r w:rsidR="00CE23A9">
          <w:rPr>
            <w:rFonts w:ascii="Arial" w:hAnsi="Arial" w:cs="Arial"/>
          </w:rPr>
          <w:t>).</w:t>
        </w:r>
      </w:ins>
    </w:p>
    <w:p w14:paraId="5FEE4E43" w14:textId="6D85CFDC" w:rsidR="0019517F" w:rsidRPr="00156689" w:rsidRDefault="0044020E">
      <w:pPr>
        <w:ind w:firstLine="720"/>
        <w:jc w:val="both"/>
        <w:rPr>
          <w:rFonts w:ascii="Arial" w:hAnsi="Arial" w:cs="Arial"/>
        </w:rPr>
        <w:pPrChange w:id="421" w:author="Microsoft Office User" w:date="2018-04-25T16:23:00Z">
          <w:pPr>
            <w:ind w:firstLine="720"/>
          </w:pPr>
        </w:pPrChange>
      </w:pPr>
      <w:r>
        <w:rPr>
          <w:rFonts w:ascii="Arial" w:hAnsi="Arial" w:cs="Arial"/>
        </w:rPr>
        <w:t>We have leveraged on the spatio-temporal decomposition of the tumour clonal ar</w:t>
      </w:r>
      <w:del w:id="422" w:author="Microsoft Office User" w:date="2018-04-25T16:24:00Z">
        <w:r w:rsidDel="00CE23A9">
          <w:rPr>
            <w:rFonts w:ascii="Arial" w:hAnsi="Arial" w:cs="Arial"/>
          </w:rPr>
          <w:delText>t</w:delText>
        </w:r>
      </w:del>
      <w:r>
        <w:rPr>
          <w:rFonts w:ascii="Arial" w:hAnsi="Arial" w:cs="Arial"/>
        </w:rPr>
        <w:t>chitecture to understand the link between subclones in the primary</w:t>
      </w:r>
      <w:ins w:id="423" w:author="Microsoft Office User" w:date="2018-04-25T16:22:00Z">
        <w:r w:rsidR="00CE23A9">
          <w:rPr>
            <w:rFonts w:ascii="Arial" w:hAnsi="Arial" w:cs="Arial"/>
          </w:rPr>
          <w:t xml:space="preserve"> tumour</w:t>
        </w:r>
      </w:ins>
      <w:r>
        <w:rPr>
          <w:rFonts w:ascii="Arial" w:hAnsi="Arial" w:cs="Arial"/>
        </w:rPr>
        <w:t xml:space="preserve">, </w:t>
      </w:r>
      <w:commentRangeStart w:id="424"/>
      <w:r>
        <w:rPr>
          <w:rFonts w:ascii="Arial" w:hAnsi="Arial" w:cs="Arial"/>
        </w:rPr>
        <w:t>in the recurrence</w:t>
      </w:r>
      <w:commentRangeEnd w:id="424"/>
      <w:r w:rsidR="00C2244A">
        <w:rPr>
          <w:rStyle w:val="CommentReference"/>
        </w:rPr>
        <w:commentReference w:id="424"/>
      </w:r>
      <w:r>
        <w:rPr>
          <w:rFonts w:ascii="Arial" w:hAnsi="Arial" w:cs="Arial"/>
        </w:rPr>
        <w:t xml:space="preserve">, and in the residual disease compartment. This model </w:t>
      </w:r>
      <w:del w:id="425" w:author="Microsoft Office User" w:date="2018-04-25T16:23:00Z">
        <w:r w:rsidDel="00CE23A9">
          <w:rPr>
            <w:rFonts w:ascii="Arial" w:hAnsi="Arial" w:cs="Arial"/>
          </w:rPr>
          <w:delText>points at</w:delText>
        </w:r>
      </w:del>
      <w:ins w:id="426" w:author="Microsoft Office User" w:date="2018-04-25T16:23:00Z">
        <w:r w:rsidR="00CE23A9">
          <w:rPr>
            <w:rFonts w:ascii="Arial" w:hAnsi="Arial" w:cs="Arial"/>
          </w:rPr>
          <w:t>implicates</w:t>
        </w:r>
      </w:ins>
      <w:r>
        <w:rPr>
          <w:rFonts w:ascii="Arial" w:hAnsi="Arial" w:cs="Arial"/>
        </w:rPr>
        <w:t xml:space="preserve"> microenvironmental factors as </w:t>
      </w:r>
      <w:del w:id="427" w:author="Microsoft Office User" w:date="2018-04-25T16:23:00Z">
        <w:r w:rsidDel="00CE23A9">
          <w:rPr>
            <w:rFonts w:ascii="Arial" w:hAnsi="Arial" w:cs="Arial"/>
          </w:rPr>
          <w:delText>the key to understand</w:delText>
        </w:r>
      </w:del>
      <w:ins w:id="428" w:author="Microsoft Office User" w:date="2018-04-25T16:23:00Z">
        <w:r w:rsidR="00CE23A9">
          <w:rPr>
            <w:rFonts w:ascii="Arial" w:hAnsi="Arial" w:cs="Arial"/>
          </w:rPr>
          <w:t>an important factor in understanding</w:t>
        </w:r>
      </w:ins>
      <w:r>
        <w:rPr>
          <w:rFonts w:ascii="Arial" w:hAnsi="Arial" w:cs="Arial"/>
        </w:rPr>
        <w:t xml:space="preserve"> </w:t>
      </w:r>
      <w:del w:id="429" w:author="Microsoft Office User" w:date="2018-04-25T16:24:00Z">
        <w:r w:rsidR="005B03CB" w:rsidDel="00CE23A9">
          <w:rPr>
            <w:rFonts w:ascii="Arial" w:hAnsi="Arial" w:cs="Arial"/>
          </w:rPr>
          <w:delText>glioblastoma</w:delText>
        </w:r>
        <w:r w:rsidDel="00CE23A9">
          <w:rPr>
            <w:rFonts w:ascii="Arial" w:hAnsi="Arial" w:cs="Arial"/>
          </w:rPr>
          <w:delText xml:space="preserve"> </w:delText>
        </w:r>
      </w:del>
      <w:ins w:id="430" w:author="Microsoft Office User" w:date="2018-04-25T16:24:00Z">
        <w:r w:rsidR="00CE23A9">
          <w:rPr>
            <w:rFonts w:ascii="Arial" w:hAnsi="Arial" w:cs="Arial"/>
          </w:rPr>
          <w:t xml:space="preserve">GBM </w:t>
        </w:r>
      </w:ins>
      <w:r>
        <w:rPr>
          <w:rFonts w:ascii="Arial" w:hAnsi="Arial" w:cs="Arial"/>
        </w:rPr>
        <w:t xml:space="preserve">and the </w:t>
      </w:r>
      <w:del w:id="431" w:author="Microsoft Office User" w:date="2018-04-25T16:24:00Z">
        <w:r w:rsidDel="00CE23A9">
          <w:rPr>
            <w:rFonts w:ascii="Arial" w:hAnsi="Arial" w:cs="Arial"/>
          </w:rPr>
          <w:delText xml:space="preserve">switching </w:delText>
        </w:r>
      </w:del>
      <w:ins w:id="432" w:author="Microsoft Office User" w:date="2018-04-25T16:24:00Z">
        <w:r w:rsidR="00CE23A9">
          <w:rPr>
            <w:rFonts w:ascii="Arial" w:hAnsi="Arial" w:cs="Arial"/>
          </w:rPr>
          <w:t xml:space="preserve">phenotypic shift </w:t>
        </w:r>
      </w:ins>
      <w:r>
        <w:rPr>
          <w:rFonts w:ascii="Arial" w:hAnsi="Arial" w:cs="Arial"/>
        </w:rPr>
        <w:t>of malignant cells from a migratory state to a proliferative state.</w:t>
      </w:r>
    </w:p>
    <w:p w14:paraId="0C5E6066" w14:textId="10DD6697" w:rsidR="00F15D46" w:rsidRDefault="00F15D46" w:rsidP="00F15D46">
      <w:pPr>
        <w:pStyle w:val="Heading1"/>
      </w:pPr>
      <w:r>
        <w:t>Acknowledgments</w:t>
      </w:r>
    </w:p>
    <w:p w14:paraId="221E48F8" w14:textId="17980403" w:rsidR="00F15D46" w:rsidRDefault="00F15D46" w:rsidP="00F15D46">
      <w:pPr>
        <w:rPr>
          <w:ins w:id="433" w:author="Microsoft Office User" w:date="2018-04-24T17:41:00Z"/>
          <w:rFonts w:ascii="Arial" w:hAnsi="Arial" w:cs="Arial"/>
        </w:rPr>
      </w:pPr>
      <w:r>
        <w:rPr>
          <w:rFonts w:ascii="Arial" w:hAnsi="Arial" w:cs="Arial"/>
        </w:rPr>
        <w:t xml:space="preserve">This work was supported by the Schottlander Innovation Award to the Sottoriva lab. </w:t>
      </w:r>
      <w:r w:rsidRPr="00B76988">
        <w:rPr>
          <w:rFonts w:ascii="Arial" w:hAnsi="Arial" w:cs="Arial"/>
        </w:rPr>
        <w:t xml:space="preserve">A.S. is supported by the Wellcome Trust (202778/B/16/Z), Cancer Research UK (A22909) and the Chris Rokos Fellowship in Evolution and Cancer. We acknowledge funding from the National Institute of Health (NCI U54 CA217376) to A.S. </w:t>
      </w:r>
      <w:r w:rsidR="00D66BD3" w:rsidRPr="004C4995">
        <w:rPr>
          <w:rFonts w:ascii="Arial" w:hAnsi="Arial" w:cs="Arial"/>
          <w:color w:val="000000" w:themeColor="text1"/>
          <w:lang w:val="en-US"/>
        </w:rPr>
        <w:t>B.W. is supported by the Geoffrey W. Lewis Post-Doctoral Training fellowship.</w:t>
      </w:r>
      <w:r w:rsidR="00D66BD3">
        <w:rPr>
          <w:rFonts w:ascii="Arial" w:hAnsi="Arial" w:cs="Arial"/>
          <w:color w:val="000000" w:themeColor="text1"/>
          <w:lang w:val="en-US"/>
        </w:rPr>
        <w:t xml:space="preserve"> </w:t>
      </w:r>
      <w:r w:rsidRPr="00B76988">
        <w:rPr>
          <w:rFonts w:ascii="Arial" w:hAnsi="Arial" w:cs="Arial"/>
        </w:rPr>
        <w:t xml:space="preserve">This work was also supported </w:t>
      </w:r>
      <w:ins w:id="434" w:author="Microsoft Office User" w:date="2018-04-24T17:49:00Z">
        <w:r w:rsidR="00291D10">
          <w:rPr>
            <w:rFonts w:ascii="Arial" w:hAnsi="Arial" w:cs="Arial"/>
          </w:rPr>
          <w:t xml:space="preserve">by </w:t>
        </w:r>
      </w:ins>
      <w:r w:rsidRPr="00B76988">
        <w:rPr>
          <w:rFonts w:ascii="Arial" w:hAnsi="Arial" w:cs="Arial"/>
        </w:rPr>
        <w:t>a Wellcome Trust award to the Centre for Evolution and Cancer (105104/Z/14/Z).</w:t>
      </w:r>
    </w:p>
    <w:p w14:paraId="506A113B" w14:textId="2722E68F" w:rsidR="00795020" w:rsidRPr="00B76988" w:rsidRDefault="00795020" w:rsidP="00F15D46">
      <w:pPr>
        <w:rPr>
          <w:rFonts w:ascii="Arial" w:hAnsi="Arial" w:cs="Arial"/>
        </w:rPr>
      </w:pPr>
      <w:ins w:id="435" w:author="Microsoft Office User" w:date="2018-04-24T17:42:00Z">
        <w:r>
          <w:rPr>
            <w:rFonts w:ascii="Arial" w:hAnsi="Arial" w:cs="Arial"/>
          </w:rPr>
          <w:lastRenderedPageBreak/>
          <w:t>C.W. is supported by The Brain Tumour Charity</w:t>
        </w:r>
      </w:ins>
      <w:ins w:id="436" w:author="Microsoft Office User" w:date="2018-04-24T17:44:00Z">
        <w:r w:rsidR="004D3708">
          <w:rPr>
            <w:rFonts w:ascii="Arial" w:hAnsi="Arial" w:cs="Arial"/>
          </w:rPr>
          <w:t xml:space="preserve"> (10/136) &amp; C</w:t>
        </w:r>
      </w:ins>
      <w:ins w:id="437" w:author="Microsoft Office User" w:date="2018-04-24T17:47:00Z">
        <w:r w:rsidR="00C203B6">
          <w:rPr>
            <w:rFonts w:ascii="Arial" w:hAnsi="Arial" w:cs="Arial"/>
          </w:rPr>
          <w:t xml:space="preserve">ancer </w:t>
        </w:r>
      </w:ins>
      <w:ins w:id="438" w:author="Microsoft Office User" w:date="2018-04-24T17:44:00Z">
        <w:r w:rsidR="004D3708">
          <w:rPr>
            <w:rFonts w:ascii="Arial" w:hAnsi="Arial" w:cs="Arial"/>
          </w:rPr>
          <w:t>R</w:t>
        </w:r>
      </w:ins>
      <w:ins w:id="439" w:author="Microsoft Office User" w:date="2018-04-24T17:47:00Z">
        <w:r w:rsidR="00C203B6">
          <w:rPr>
            <w:rFonts w:ascii="Arial" w:hAnsi="Arial" w:cs="Arial"/>
          </w:rPr>
          <w:t xml:space="preserve">esearch </w:t>
        </w:r>
      </w:ins>
      <w:ins w:id="440" w:author="Microsoft Office User" w:date="2018-04-24T17:44:00Z">
        <w:r w:rsidR="004D3708">
          <w:rPr>
            <w:rFonts w:ascii="Arial" w:hAnsi="Arial" w:cs="Arial"/>
          </w:rPr>
          <w:t xml:space="preserve">UK </w:t>
        </w:r>
      </w:ins>
      <w:ins w:id="441" w:author="Microsoft Office User" w:date="2018-04-24T17:46:00Z">
        <w:r w:rsidR="00C203B6">
          <w:rPr>
            <w:rFonts w:ascii="Arial" w:hAnsi="Arial" w:cs="Arial"/>
          </w:rPr>
          <w:t>(C9221/A11869</w:t>
        </w:r>
      </w:ins>
      <w:ins w:id="442" w:author="Microsoft Office User" w:date="2018-04-24T17:48:00Z">
        <w:r w:rsidR="00222D3E">
          <w:rPr>
            <w:rFonts w:ascii="Arial" w:hAnsi="Arial" w:cs="Arial"/>
          </w:rPr>
          <w:t xml:space="preserve"> &amp; C9221/A16700</w:t>
        </w:r>
      </w:ins>
      <w:ins w:id="443" w:author="Microsoft Office User" w:date="2018-04-24T17:47:00Z">
        <w:r w:rsidR="00C203B6">
          <w:rPr>
            <w:rFonts w:ascii="Arial" w:hAnsi="Arial" w:cs="Arial"/>
          </w:rPr>
          <w:t>)</w:t>
        </w:r>
      </w:ins>
      <w:ins w:id="444" w:author="Microsoft Office User" w:date="2018-04-24T17:48:00Z">
        <w:r w:rsidR="00222D3E">
          <w:rPr>
            <w:rFonts w:ascii="Arial" w:hAnsi="Arial" w:cs="Arial"/>
          </w:rPr>
          <w:t>.</w:t>
        </w:r>
      </w:ins>
      <w:ins w:id="445" w:author="Microsoft Office User" w:date="2018-04-24T17:50:00Z">
        <w:r w:rsidR="00291D10">
          <w:rPr>
            <w:rFonts w:ascii="Arial" w:hAnsi="Arial" w:cs="Arial"/>
          </w:rPr>
          <w:t xml:space="preserve"> We acknowledge support from the NIHR tissue bank at the University of Cambridge. S.P. was supported </w:t>
        </w:r>
      </w:ins>
      <w:ins w:id="446" w:author="Microsoft Office User" w:date="2018-04-24T17:51:00Z">
        <w:r w:rsidR="00291D10">
          <w:rPr>
            <w:rFonts w:ascii="Arial" w:hAnsi="Arial" w:cs="Arial"/>
          </w:rPr>
          <w:t xml:space="preserve">in this work </w:t>
        </w:r>
      </w:ins>
      <w:ins w:id="447" w:author="Microsoft Office User" w:date="2018-04-24T17:50:00Z">
        <w:r w:rsidR="00291D10">
          <w:rPr>
            <w:rFonts w:ascii="Arial" w:hAnsi="Arial" w:cs="Arial"/>
          </w:rPr>
          <w:t xml:space="preserve">by </w:t>
        </w:r>
      </w:ins>
      <w:ins w:id="448" w:author="Microsoft Office User" w:date="2018-04-24T17:52:00Z">
        <w:r w:rsidR="00291D10">
          <w:rPr>
            <w:rFonts w:ascii="Arial" w:hAnsi="Arial" w:cs="Arial"/>
          </w:rPr>
          <w:t>The Brain Tumour Charity (10/136).</w:t>
        </w:r>
      </w:ins>
    </w:p>
    <w:p w14:paraId="2A230194" w14:textId="77777777" w:rsidR="00FC7856" w:rsidRDefault="00FC7856">
      <w:pPr>
        <w:pStyle w:val="Heading1"/>
      </w:pPr>
    </w:p>
    <w:p w14:paraId="1C00614F" w14:textId="77777777" w:rsidR="00FC7856" w:rsidRDefault="00FC7856">
      <w:pPr>
        <w:pStyle w:val="Heading1"/>
      </w:pPr>
    </w:p>
    <w:p w14:paraId="1A46FBBA" w14:textId="4BEA6091" w:rsidR="007F1746" w:rsidRDefault="007F1746">
      <w:pPr>
        <w:pStyle w:val="Heading1"/>
      </w:pPr>
      <w:r>
        <w:t>Figure Legends</w:t>
      </w:r>
    </w:p>
    <w:p w14:paraId="68BBC044" w14:textId="77777777" w:rsidR="00A37828" w:rsidRDefault="00A37828" w:rsidP="00156689"/>
    <w:p w14:paraId="5FE7972D" w14:textId="4BA53801" w:rsidR="00FC7856" w:rsidRPr="001C4E20" w:rsidRDefault="00FC7856" w:rsidP="00FC7856">
      <w:pPr>
        <w:jc w:val="center"/>
      </w:pPr>
      <w:r>
        <w:rPr>
          <w:noProof/>
          <w:lang w:val="en-US"/>
        </w:rPr>
        <w:drawing>
          <wp:inline distT="0" distB="0" distL="0" distR="0" wp14:anchorId="1C625642" wp14:editId="32455D8F">
            <wp:extent cx="6116320" cy="331660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df"/>
                    <pic:cNvPicPr/>
                  </pic:nvPicPr>
                  <pic:blipFill>
                    <a:blip r:embed="rId12"/>
                    <a:stretch>
                      <a:fillRect/>
                    </a:stretch>
                  </pic:blipFill>
                  <pic:spPr>
                    <a:xfrm>
                      <a:off x="0" y="0"/>
                      <a:ext cx="6116320" cy="3316605"/>
                    </a:xfrm>
                    <a:prstGeom prst="rect">
                      <a:avLst/>
                    </a:prstGeom>
                  </pic:spPr>
                </pic:pic>
              </a:graphicData>
            </a:graphic>
          </wp:inline>
        </w:drawing>
      </w:r>
    </w:p>
    <w:p w14:paraId="141CECE5" w14:textId="0726B33E" w:rsidR="00445782" w:rsidRDefault="007F1746" w:rsidP="006A44D1">
      <w:pPr>
        <w:rPr>
          <w:rFonts w:ascii="Arial" w:hAnsi="Arial" w:cs="Arial"/>
          <w:b/>
          <w:i/>
        </w:rPr>
      </w:pPr>
      <w:commentRangeStart w:id="449"/>
      <w:r>
        <w:rPr>
          <w:rFonts w:ascii="Arial" w:hAnsi="Arial" w:cs="Arial"/>
          <w:b/>
          <w:i/>
        </w:rPr>
        <w:t xml:space="preserve">Figure 1. </w:t>
      </w:r>
      <w:r w:rsidRPr="001A0D26">
        <w:rPr>
          <w:rFonts w:ascii="Arial" w:hAnsi="Arial" w:cs="Arial"/>
          <w:b/>
          <w:i/>
        </w:rPr>
        <w:t>Hypothesis of glioblastoma development.</w:t>
      </w:r>
      <w:commentRangeEnd w:id="449"/>
      <w:r w:rsidR="00BF66C1">
        <w:rPr>
          <w:rStyle w:val="CommentReference"/>
        </w:rPr>
        <w:commentReference w:id="449"/>
      </w:r>
      <w:r w:rsidRPr="001A0D26">
        <w:rPr>
          <w:rFonts w:ascii="Arial" w:hAnsi="Arial" w:cs="Arial"/>
          <w:b/>
          <w:i/>
        </w:rPr>
        <w:t xml:space="preserve"> (A) </w:t>
      </w:r>
      <w:r w:rsidR="006A44D1">
        <w:rPr>
          <w:rFonts w:ascii="Arial" w:hAnsi="Arial" w:cs="Arial"/>
          <w:i/>
        </w:rPr>
        <w:t xml:space="preserve">After malignant transformation, </w:t>
      </w:r>
      <w:r w:rsidR="006A44D1" w:rsidRPr="001A0D26">
        <w:rPr>
          <w:rFonts w:ascii="Arial" w:hAnsi="Arial" w:cs="Arial"/>
          <w:i/>
        </w:rPr>
        <w:t xml:space="preserve">we hypothesise that </w:t>
      </w:r>
      <w:r w:rsidR="006A44D1">
        <w:rPr>
          <w:rFonts w:ascii="Arial" w:hAnsi="Arial" w:cs="Arial"/>
          <w:i/>
        </w:rPr>
        <w:t>glioblastoma</w:t>
      </w:r>
      <w:r w:rsidR="006A44D1" w:rsidRPr="001A0D26">
        <w:rPr>
          <w:rFonts w:ascii="Arial" w:hAnsi="Arial" w:cs="Arial"/>
          <w:i/>
        </w:rPr>
        <w:t xml:space="preserve"> cells extensively infiltrate the </w:t>
      </w:r>
      <w:r w:rsidR="006A44D1">
        <w:rPr>
          <w:rFonts w:ascii="Arial" w:hAnsi="Arial" w:cs="Arial"/>
          <w:i/>
        </w:rPr>
        <w:t xml:space="preserve">normal </w:t>
      </w:r>
      <w:r w:rsidR="006A44D1" w:rsidRPr="001A0D26">
        <w:rPr>
          <w:rFonts w:ascii="Arial" w:hAnsi="Arial" w:cs="Arial"/>
          <w:i/>
        </w:rPr>
        <w:t xml:space="preserve">brain </w:t>
      </w:r>
      <w:r w:rsidR="006A44D1">
        <w:rPr>
          <w:rFonts w:ascii="Arial" w:hAnsi="Arial" w:cs="Arial"/>
          <w:i/>
        </w:rPr>
        <w:t xml:space="preserve">parenchyma </w:t>
      </w:r>
      <w:r w:rsidR="006A44D1" w:rsidRPr="001A0D26">
        <w:rPr>
          <w:rFonts w:ascii="Arial" w:hAnsi="Arial" w:cs="Arial"/>
          <w:i/>
        </w:rPr>
        <w:t>by exploiting their intrinsic migratory phenotype along white matter tracts</w:t>
      </w:r>
      <w:r w:rsidR="006A44D1">
        <w:rPr>
          <w:rFonts w:ascii="Arial" w:hAnsi="Arial" w:cs="Arial"/>
          <w:i/>
        </w:rPr>
        <w:t xml:space="preserve"> (green cells)</w:t>
      </w:r>
      <w:r w:rsidR="006A44D1" w:rsidRPr="001A0D26">
        <w:rPr>
          <w:rFonts w:ascii="Arial" w:hAnsi="Arial" w:cs="Arial"/>
          <w:i/>
        </w:rPr>
        <w:t>.</w:t>
      </w:r>
      <w:r w:rsidR="006A44D1">
        <w:rPr>
          <w:rFonts w:ascii="Arial" w:hAnsi="Arial" w:cs="Arial"/>
          <w:b/>
          <w:i/>
        </w:rPr>
        <w:t xml:space="preserve"> (B)</w:t>
      </w:r>
      <w:r w:rsidR="006A44D1">
        <w:rPr>
          <w:rFonts w:ascii="Arial" w:hAnsi="Arial" w:cs="Arial"/>
          <w:i/>
        </w:rPr>
        <w:t xml:space="preserve"> Infiltration may involve the Sub-Ventricular Zone </w:t>
      </w:r>
      <w:r w:rsidRPr="001A0D26">
        <w:rPr>
          <w:rFonts w:ascii="Arial" w:hAnsi="Arial" w:cs="Arial"/>
          <w:i/>
        </w:rPr>
        <w:t>(</w:t>
      </w:r>
      <w:r>
        <w:rPr>
          <w:rFonts w:ascii="Arial" w:hAnsi="Arial" w:cs="Arial"/>
          <w:i/>
        </w:rPr>
        <w:t>SVZ</w:t>
      </w:r>
      <w:r w:rsidRPr="001A0D26">
        <w:rPr>
          <w:rFonts w:ascii="Arial" w:hAnsi="Arial" w:cs="Arial"/>
          <w:i/>
        </w:rPr>
        <w:t>) a known reservoir of neural stem cells</w:t>
      </w:r>
      <w:r w:rsidR="006A44D1">
        <w:rPr>
          <w:rFonts w:ascii="Arial" w:hAnsi="Arial" w:cs="Arial"/>
          <w:i/>
        </w:rPr>
        <w:t xml:space="preserve"> (blue cells).</w:t>
      </w:r>
      <w:r w:rsidRPr="001A0D26">
        <w:rPr>
          <w:rFonts w:ascii="Arial" w:hAnsi="Arial" w:cs="Arial"/>
          <w:i/>
        </w:rPr>
        <w:t xml:space="preserve"> </w:t>
      </w:r>
      <w:r w:rsidRPr="001A0D26">
        <w:rPr>
          <w:rFonts w:ascii="Arial" w:hAnsi="Arial" w:cs="Arial"/>
          <w:b/>
          <w:i/>
        </w:rPr>
        <w:t>(C)</w:t>
      </w:r>
      <w:r w:rsidRPr="001A0D26">
        <w:rPr>
          <w:rFonts w:ascii="Arial" w:hAnsi="Arial" w:cs="Arial"/>
          <w:i/>
        </w:rPr>
        <w:t xml:space="preserve"> When infiltrative cells encounter the right microenvironment</w:t>
      </w:r>
      <w:r w:rsidR="00445782">
        <w:rPr>
          <w:rFonts w:ascii="Arial" w:hAnsi="Arial" w:cs="Arial"/>
          <w:i/>
        </w:rPr>
        <w:t xml:space="preserve"> or are triggered by a stimulus</w:t>
      </w:r>
      <w:r w:rsidRPr="001A0D26">
        <w:rPr>
          <w:rFonts w:ascii="Arial" w:hAnsi="Arial" w:cs="Arial"/>
          <w:i/>
        </w:rPr>
        <w:t xml:space="preserve"> that fosters proliferation, they grow into a large mass. This </w:t>
      </w:r>
      <w:r w:rsidR="00445782">
        <w:rPr>
          <w:rFonts w:ascii="Arial" w:hAnsi="Arial" w:cs="Arial"/>
          <w:i/>
        </w:rPr>
        <w:t>model is</w:t>
      </w:r>
      <w:r w:rsidRPr="001A0D26">
        <w:rPr>
          <w:rFonts w:ascii="Arial" w:hAnsi="Arial" w:cs="Arial"/>
          <w:i/>
        </w:rPr>
        <w:t xml:space="preserve"> consistent with universal relapse, extensive infiltration even in early tumours and the common incidence of multifocal disease in glioblastoma (&gt;10%), a rare condition in other solid tumours. Hence</w:t>
      </w:r>
      <w:r w:rsidR="00445782">
        <w:rPr>
          <w:rFonts w:ascii="Arial" w:hAnsi="Arial" w:cs="Arial"/>
          <w:i/>
        </w:rPr>
        <w:t>,</w:t>
      </w:r>
      <w:r w:rsidRPr="001A0D26">
        <w:rPr>
          <w:rFonts w:ascii="Arial" w:hAnsi="Arial" w:cs="Arial"/>
          <w:i/>
        </w:rPr>
        <w:t xml:space="preserve"> we </w:t>
      </w:r>
      <w:r w:rsidR="00445782">
        <w:rPr>
          <w:rFonts w:ascii="Arial" w:hAnsi="Arial" w:cs="Arial"/>
          <w:i/>
        </w:rPr>
        <w:t xml:space="preserve">hypothesise that </w:t>
      </w:r>
      <w:r w:rsidRPr="001A0D26">
        <w:rPr>
          <w:rFonts w:ascii="Arial" w:hAnsi="Arial" w:cs="Arial"/>
          <w:i/>
        </w:rPr>
        <w:t>the infiltrative clone</w:t>
      </w:r>
      <w:ins w:id="450" w:author="Sara Piccirillo" w:date="2018-05-01T19:44:00Z">
        <w:r w:rsidR="00C2244A">
          <w:rPr>
            <w:rFonts w:ascii="Arial" w:hAnsi="Arial" w:cs="Arial"/>
            <w:i/>
          </w:rPr>
          <w:t>(s)</w:t>
        </w:r>
      </w:ins>
      <w:r w:rsidRPr="001A0D26">
        <w:rPr>
          <w:rFonts w:ascii="Arial" w:hAnsi="Arial" w:cs="Arial"/>
          <w:i/>
        </w:rPr>
        <w:t xml:space="preserve"> may arise before the proliferative clone</w:t>
      </w:r>
      <w:ins w:id="451" w:author="Sara Piccirillo" w:date="2018-05-01T19:44:00Z">
        <w:r w:rsidR="00C2244A">
          <w:rPr>
            <w:rFonts w:ascii="Arial" w:hAnsi="Arial" w:cs="Arial"/>
            <w:i/>
          </w:rPr>
          <w:t>(s)</w:t>
        </w:r>
      </w:ins>
      <w:r w:rsidRPr="001A0D26">
        <w:rPr>
          <w:rFonts w:ascii="Arial" w:hAnsi="Arial" w:cs="Arial"/>
          <w:i/>
        </w:rPr>
        <w:t xml:space="preserve"> and not vice versa as in the large majority of solid malignancies. </w:t>
      </w:r>
      <w:r w:rsidR="00445782">
        <w:rPr>
          <w:rFonts w:ascii="Arial" w:hAnsi="Arial" w:cs="Arial"/>
          <w:b/>
          <w:i/>
        </w:rPr>
        <w:t xml:space="preserve">(D) </w:t>
      </w:r>
      <w:r w:rsidR="00445782">
        <w:rPr>
          <w:rFonts w:ascii="Arial" w:hAnsi="Arial" w:cs="Arial"/>
          <w:i/>
        </w:rPr>
        <w:t xml:space="preserve">At surgery, the primary tumour mass only is removed. </w:t>
      </w:r>
      <w:r w:rsidR="00445782">
        <w:rPr>
          <w:rFonts w:ascii="Arial" w:hAnsi="Arial" w:cs="Arial"/>
          <w:b/>
          <w:i/>
        </w:rPr>
        <w:t xml:space="preserve">(E) </w:t>
      </w:r>
      <w:r w:rsidR="00445782">
        <w:rPr>
          <w:rFonts w:ascii="Arial" w:hAnsi="Arial" w:cs="Arial"/>
          <w:i/>
        </w:rPr>
        <w:t xml:space="preserve">However, infiltrative cells in the normal brain parenchyma and SVZ are left behind. </w:t>
      </w:r>
      <w:r w:rsidR="00445782">
        <w:rPr>
          <w:rFonts w:ascii="Arial" w:hAnsi="Arial" w:cs="Arial"/>
          <w:b/>
          <w:i/>
        </w:rPr>
        <w:t>(F)</w:t>
      </w:r>
      <w:r w:rsidRPr="001A0D26">
        <w:rPr>
          <w:rFonts w:ascii="Arial" w:hAnsi="Arial" w:cs="Arial"/>
          <w:i/>
        </w:rPr>
        <w:t xml:space="preserve"> </w:t>
      </w:r>
      <w:r w:rsidR="00445782">
        <w:rPr>
          <w:rFonts w:ascii="Arial" w:hAnsi="Arial" w:cs="Arial"/>
          <w:i/>
        </w:rPr>
        <w:t>Residual</w:t>
      </w:r>
      <w:r w:rsidRPr="001A0D26">
        <w:rPr>
          <w:rFonts w:ascii="Arial" w:hAnsi="Arial" w:cs="Arial"/>
          <w:i/>
        </w:rPr>
        <w:t xml:space="preserve"> </w:t>
      </w:r>
      <w:r w:rsidR="00445782">
        <w:rPr>
          <w:rFonts w:ascii="Arial" w:hAnsi="Arial" w:cs="Arial"/>
          <w:i/>
        </w:rPr>
        <w:t>glioblastoma cells</w:t>
      </w:r>
      <w:r w:rsidRPr="001A0D26">
        <w:rPr>
          <w:rFonts w:ascii="Arial" w:hAnsi="Arial" w:cs="Arial"/>
          <w:i/>
        </w:rPr>
        <w:t xml:space="preserve"> </w:t>
      </w:r>
      <w:r w:rsidR="00445782">
        <w:rPr>
          <w:rFonts w:ascii="Arial" w:hAnsi="Arial" w:cs="Arial"/>
          <w:i/>
        </w:rPr>
        <w:t>infiltrated throughout the brain then give origin to relapse tumours even at distant locations</w:t>
      </w:r>
      <w:r w:rsidRPr="001A0D26">
        <w:rPr>
          <w:rFonts w:ascii="Arial" w:hAnsi="Arial" w:cs="Arial"/>
          <w:i/>
        </w:rPr>
        <w:t>.</w:t>
      </w:r>
      <w:r w:rsidRPr="007F1746">
        <w:rPr>
          <w:rFonts w:ascii="Arial" w:hAnsi="Arial" w:cs="Arial"/>
          <w:b/>
          <w:i/>
        </w:rPr>
        <w:t xml:space="preserve"> </w:t>
      </w:r>
    </w:p>
    <w:p w14:paraId="30E93918" w14:textId="77777777" w:rsidR="00445782" w:rsidRDefault="00445782" w:rsidP="006A44D1">
      <w:pPr>
        <w:rPr>
          <w:rFonts w:ascii="Arial" w:hAnsi="Arial" w:cs="Arial"/>
          <w:b/>
          <w:i/>
        </w:rPr>
      </w:pPr>
    </w:p>
    <w:p w14:paraId="04834317" w14:textId="4650E614" w:rsidR="00FC7856" w:rsidRDefault="00FC7856" w:rsidP="006A44D1">
      <w:pPr>
        <w:rPr>
          <w:rFonts w:ascii="Arial" w:hAnsi="Arial" w:cs="Arial"/>
          <w:b/>
          <w:i/>
        </w:rPr>
      </w:pPr>
      <w:r>
        <w:rPr>
          <w:rFonts w:ascii="Arial" w:hAnsi="Arial" w:cs="Arial"/>
          <w:b/>
          <w:i/>
          <w:noProof/>
          <w:lang w:val="en-US"/>
        </w:rPr>
        <w:lastRenderedPageBreak/>
        <w:drawing>
          <wp:inline distT="0" distB="0" distL="0" distR="0" wp14:anchorId="28975499" wp14:editId="421B8C99">
            <wp:extent cx="6116320" cy="378904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pdf"/>
                    <pic:cNvPicPr/>
                  </pic:nvPicPr>
                  <pic:blipFill>
                    <a:blip r:embed="rId13"/>
                    <a:stretch>
                      <a:fillRect/>
                    </a:stretch>
                  </pic:blipFill>
                  <pic:spPr>
                    <a:xfrm>
                      <a:off x="0" y="0"/>
                      <a:ext cx="6116320" cy="3789045"/>
                    </a:xfrm>
                    <a:prstGeom prst="rect">
                      <a:avLst/>
                    </a:prstGeom>
                  </pic:spPr>
                </pic:pic>
              </a:graphicData>
            </a:graphic>
          </wp:inline>
        </w:drawing>
      </w:r>
    </w:p>
    <w:p w14:paraId="0B475494" w14:textId="3D846909" w:rsidR="007F1746" w:rsidRPr="001A0D26" w:rsidRDefault="00445782" w:rsidP="006A44D1">
      <w:pPr>
        <w:rPr>
          <w:rFonts w:ascii="Arial" w:hAnsi="Arial" w:cs="Arial"/>
          <w:i/>
        </w:rPr>
      </w:pPr>
      <w:commentRangeStart w:id="452"/>
      <w:r>
        <w:rPr>
          <w:rFonts w:ascii="Arial" w:hAnsi="Arial" w:cs="Arial"/>
          <w:b/>
          <w:i/>
        </w:rPr>
        <w:t xml:space="preserve">Figure 2. Study design </w:t>
      </w:r>
      <w:r w:rsidR="00182B48">
        <w:rPr>
          <w:rFonts w:ascii="Arial" w:hAnsi="Arial" w:cs="Arial"/>
          <w:b/>
          <w:i/>
        </w:rPr>
        <w:t>and multi-region sampling</w:t>
      </w:r>
      <w:r>
        <w:rPr>
          <w:rFonts w:ascii="Arial" w:hAnsi="Arial" w:cs="Arial"/>
          <w:b/>
          <w:i/>
        </w:rPr>
        <w:t xml:space="preserve">. </w:t>
      </w:r>
      <w:commentRangeEnd w:id="452"/>
      <w:r w:rsidR="00BF66C1">
        <w:rPr>
          <w:rStyle w:val="CommentReference"/>
        </w:rPr>
        <w:commentReference w:id="452"/>
      </w:r>
      <w:r>
        <w:rPr>
          <w:rFonts w:ascii="Arial" w:hAnsi="Arial" w:cs="Arial"/>
          <w:b/>
          <w:i/>
        </w:rPr>
        <w:t>(A</w:t>
      </w:r>
      <w:r w:rsidR="007F1746" w:rsidRPr="001A0D26">
        <w:rPr>
          <w:rFonts w:ascii="Arial" w:hAnsi="Arial" w:cs="Arial"/>
          <w:b/>
          <w:i/>
        </w:rPr>
        <w:t xml:space="preserve">) </w:t>
      </w:r>
      <w:r w:rsidR="007F1746" w:rsidRPr="001A0D26">
        <w:rPr>
          <w:rFonts w:ascii="Arial" w:hAnsi="Arial" w:cs="Arial"/>
          <w:i/>
        </w:rPr>
        <w:t xml:space="preserve">The large majority of patients present at diagnosis with a large tumour mass that is </w:t>
      </w:r>
      <w:r>
        <w:rPr>
          <w:rFonts w:ascii="Arial" w:hAnsi="Arial" w:cs="Arial"/>
          <w:i/>
        </w:rPr>
        <w:t>positive for 5-ALA fluorescence.</w:t>
      </w:r>
      <w:r w:rsidR="007F1746" w:rsidRPr="001A0D26">
        <w:rPr>
          <w:rFonts w:ascii="Arial" w:hAnsi="Arial" w:cs="Arial"/>
          <w:i/>
        </w:rPr>
        <w:t xml:space="preserve"> </w:t>
      </w:r>
      <w:r>
        <w:rPr>
          <w:rFonts w:ascii="Arial" w:hAnsi="Arial" w:cs="Arial"/>
          <w:b/>
          <w:i/>
        </w:rPr>
        <w:t xml:space="preserve">(B) </w:t>
      </w:r>
      <w:r w:rsidR="007F1746" w:rsidRPr="001A0D26">
        <w:rPr>
          <w:rFonts w:ascii="Arial" w:hAnsi="Arial" w:cs="Arial"/>
          <w:i/>
        </w:rPr>
        <w:t xml:space="preserve">Extensive infiltration is also present in the surrounding normal brain but cancer cells are so sparse </w:t>
      </w:r>
      <w:r>
        <w:rPr>
          <w:rFonts w:ascii="Arial" w:hAnsi="Arial" w:cs="Arial"/>
          <w:i/>
        </w:rPr>
        <w:t>that do not appear fluorescent</w:t>
      </w:r>
      <w:r w:rsidR="007F1746" w:rsidRPr="001A0D26">
        <w:rPr>
          <w:rFonts w:ascii="Arial" w:hAnsi="Arial" w:cs="Arial"/>
          <w:i/>
        </w:rPr>
        <w:t xml:space="preserve">. </w:t>
      </w:r>
      <w:r>
        <w:rPr>
          <w:rFonts w:ascii="Arial" w:hAnsi="Arial" w:cs="Arial"/>
          <w:b/>
          <w:i/>
        </w:rPr>
        <w:t xml:space="preserve">(C) </w:t>
      </w:r>
      <w:r w:rsidR="007F1746" w:rsidRPr="001A0D26">
        <w:rPr>
          <w:rFonts w:ascii="Arial" w:hAnsi="Arial" w:cs="Arial"/>
          <w:i/>
        </w:rPr>
        <w:t>In a subset of patients</w:t>
      </w:r>
      <w:r w:rsidR="00781193">
        <w:rPr>
          <w:rFonts w:ascii="Arial" w:hAnsi="Arial" w:cs="Arial"/>
          <w:i/>
        </w:rPr>
        <w:t>,</w:t>
      </w:r>
      <w:r w:rsidR="007F1746" w:rsidRPr="001A0D26">
        <w:rPr>
          <w:rFonts w:ascii="Arial" w:hAnsi="Arial" w:cs="Arial"/>
          <w:i/>
        </w:rPr>
        <w:t xml:space="preserve"> disease is also found in the sub-</w:t>
      </w:r>
      <w:r>
        <w:rPr>
          <w:rFonts w:ascii="Arial" w:hAnsi="Arial" w:cs="Arial"/>
          <w:i/>
        </w:rPr>
        <w:t>ventricular</w:t>
      </w:r>
      <w:r w:rsidR="007F1746" w:rsidRPr="001A0D26">
        <w:rPr>
          <w:rFonts w:ascii="Arial" w:hAnsi="Arial" w:cs="Arial"/>
          <w:i/>
        </w:rPr>
        <w:t xml:space="preserve"> zone (</w:t>
      </w:r>
      <w:r w:rsidR="007F1746">
        <w:rPr>
          <w:rFonts w:ascii="Arial" w:hAnsi="Arial" w:cs="Arial"/>
          <w:i/>
        </w:rPr>
        <w:t>SVZ</w:t>
      </w:r>
      <w:r w:rsidR="007F1746" w:rsidRPr="001A0D26">
        <w:rPr>
          <w:rFonts w:ascii="Arial" w:hAnsi="Arial" w:cs="Arial"/>
          <w:i/>
        </w:rPr>
        <w:t>), which appears fluorescent</w:t>
      </w:r>
      <w:r>
        <w:rPr>
          <w:rFonts w:ascii="Arial" w:hAnsi="Arial" w:cs="Arial"/>
          <w:i/>
        </w:rPr>
        <w:t xml:space="preserve"> and contains malignant clones</w:t>
      </w:r>
      <w:r w:rsidR="007F1746" w:rsidRPr="001A0D26">
        <w:rPr>
          <w:rFonts w:ascii="Arial" w:hAnsi="Arial" w:cs="Arial"/>
          <w:i/>
        </w:rPr>
        <w:t>. Through surgery and chemo</w:t>
      </w:r>
      <w:ins w:id="453" w:author="Sara Piccirillo" w:date="2018-05-01T19:44:00Z">
        <w:r w:rsidR="00C2244A">
          <w:rPr>
            <w:rFonts w:ascii="Arial" w:hAnsi="Arial" w:cs="Arial"/>
            <w:i/>
          </w:rPr>
          <w:t>-</w:t>
        </w:r>
      </w:ins>
      <w:r w:rsidR="007F1746" w:rsidRPr="001A0D26">
        <w:rPr>
          <w:rFonts w:ascii="Arial" w:hAnsi="Arial" w:cs="Arial"/>
          <w:i/>
        </w:rPr>
        <w:t>radiation</w:t>
      </w:r>
      <w:r>
        <w:rPr>
          <w:rFonts w:ascii="Arial" w:hAnsi="Arial" w:cs="Arial"/>
          <w:i/>
        </w:rPr>
        <w:t>,</w:t>
      </w:r>
      <w:r w:rsidR="007F1746" w:rsidRPr="001A0D26">
        <w:rPr>
          <w:rFonts w:ascii="Arial" w:hAnsi="Arial" w:cs="Arial"/>
          <w:i/>
        </w:rPr>
        <w:t xml:space="preserve"> it is possible to extensively remove the primary tumour but it is not feasible to completely remove the infiltrative disease, nor cancer cells in the </w:t>
      </w:r>
      <w:r w:rsidR="007F1746">
        <w:rPr>
          <w:rFonts w:ascii="Arial" w:hAnsi="Arial" w:cs="Arial"/>
          <w:i/>
        </w:rPr>
        <w:t>SVZ</w:t>
      </w:r>
      <w:r w:rsidR="007F1746" w:rsidRPr="001A0D26">
        <w:rPr>
          <w:rFonts w:ascii="Arial" w:hAnsi="Arial" w:cs="Arial"/>
          <w:i/>
        </w:rPr>
        <w:t xml:space="preserve">. Those represent the majority of residual disease in </w:t>
      </w:r>
      <w:r>
        <w:rPr>
          <w:rFonts w:ascii="Arial" w:hAnsi="Arial" w:cs="Arial"/>
          <w:i/>
        </w:rPr>
        <w:t>glioblastoma</w:t>
      </w:r>
      <w:r w:rsidR="007F1746" w:rsidRPr="001A0D26">
        <w:rPr>
          <w:rFonts w:ascii="Arial" w:hAnsi="Arial" w:cs="Arial"/>
          <w:i/>
        </w:rPr>
        <w:t>.</w:t>
      </w:r>
      <w:r>
        <w:rPr>
          <w:rFonts w:ascii="Arial" w:hAnsi="Arial" w:cs="Arial"/>
          <w:i/>
        </w:rPr>
        <w:t xml:space="preserve"> </w:t>
      </w:r>
      <w:commentRangeStart w:id="454"/>
      <w:r>
        <w:rPr>
          <w:rFonts w:ascii="Arial" w:hAnsi="Arial" w:cs="Arial"/>
          <w:b/>
          <w:i/>
        </w:rPr>
        <w:t>(D</w:t>
      </w:r>
      <w:r w:rsidRPr="001A0D26">
        <w:rPr>
          <w:rFonts w:ascii="Arial" w:hAnsi="Arial" w:cs="Arial"/>
          <w:b/>
          <w:i/>
        </w:rPr>
        <w:t>)</w:t>
      </w:r>
      <w:r w:rsidRPr="001A0D26">
        <w:rPr>
          <w:rFonts w:ascii="Arial" w:hAnsi="Arial" w:cs="Arial"/>
          <w:i/>
        </w:rPr>
        <w:t xml:space="preserve"> </w:t>
      </w:r>
      <w:r w:rsidR="007F1746" w:rsidRPr="001A0D26">
        <w:rPr>
          <w:rFonts w:ascii="Arial" w:hAnsi="Arial" w:cs="Arial"/>
          <w:i/>
        </w:rPr>
        <w:t xml:space="preserve"> </w:t>
      </w:r>
      <w:r w:rsidRPr="00445782">
        <w:rPr>
          <w:rFonts w:ascii="Arial" w:hAnsi="Arial" w:cs="Arial"/>
          <w:i/>
        </w:rPr>
        <w:t xml:space="preserve">To study </w:t>
      </w:r>
      <w:r w:rsidR="007F1746" w:rsidRPr="00445782">
        <w:rPr>
          <w:rFonts w:ascii="Arial" w:hAnsi="Arial" w:cs="Arial"/>
          <w:i/>
        </w:rPr>
        <w:t>re</w:t>
      </w:r>
      <w:r w:rsidR="007F1746" w:rsidRPr="001A0D26">
        <w:rPr>
          <w:rFonts w:ascii="Arial" w:hAnsi="Arial" w:cs="Arial"/>
          <w:i/>
        </w:rPr>
        <w:t xml:space="preserve">sidual disease </w:t>
      </w:r>
      <w:r>
        <w:rPr>
          <w:rFonts w:ascii="Arial" w:hAnsi="Arial" w:cs="Arial"/>
          <w:i/>
        </w:rPr>
        <w:t>in glioblastoma we have collected multiple regions of the same tumour, as well as residual disease in the SVZ and adjacent tumour margin during surgery and subject the samples to genomic profiling and phylogenetic analysis</w:t>
      </w:r>
      <w:r w:rsidR="007F1746" w:rsidRPr="001A0D26">
        <w:rPr>
          <w:rFonts w:ascii="Arial" w:hAnsi="Arial" w:cs="Arial"/>
          <w:i/>
        </w:rPr>
        <w:t xml:space="preserve">. </w:t>
      </w:r>
      <w:commentRangeEnd w:id="454"/>
      <w:r w:rsidR="00C2244A">
        <w:rPr>
          <w:rStyle w:val="CommentReference"/>
        </w:rPr>
        <w:commentReference w:id="454"/>
      </w:r>
    </w:p>
    <w:p w14:paraId="03E317A7" w14:textId="5016849E" w:rsidR="007F1746" w:rsidRPr="001A0D26" w:rsidRDefault="00D11722" w:rsidP="00156689">
      <w:pPr>
        <w:rPr>
          <w:rFonts w:ascii="Arial" w:hAnsi="Arial" w:cs="Arial"/>
          <w:i/>
        </w:rPr>
      </w:pPr>
      <w:r>
        <w:rPr>
          <w:rFonts w:ascii="Arial" w:hAnsi="Arial" w:cs="Arial"/>
          <w:i/>
          <w:noProof/>
          <w:lang w:val="en-US"/>
        </w:rPr>
        <w:lastRenderedPageBreak/>
        <w:drawing>
          <wp:inline distT="0" distB="0" distL="0" distR="0" wp14:anchorId="0AEA9385" wp14:editId="58E5CD7D">
            <wp:extent cx="6116320" cy="5371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3.pdf"/>
                    <pic:cNvPicPr/>
                  </pic:nvPicPr>
                  <pic:blipFill>
                    <a:blip r:embed="rId14"/>
                    <a:stretch>
                      <a:fillRect/>
                    </a:stretch>
                  </pic:blipFill>
                  <pic:spPr>
                    <a:xfrm>
                      <a:off x="0" y="0"/>
                      <a:ext cx="6116320" cy="5371465"/>
                    </a:xfrm>
                    <a:prstGeom prst="rect">
                      <a:avLst/>
                    </a:prstGeom>
                  </pic:spPr>
                </pic:pic>
              </a:graphicData>
            </a:graphic>
          </wp:inline>
        </w:drawing>
      </w:r>
    </w:p>
    <w:p w14:paraId="174A51BD" w14:textId="71515C0B" w:rsidR="00A23F66" w:rsidRDefault="00182B48" w:rsidP="00156689">
      <w:pPr>
        <w:rPr>
          <w:rFonts w:ascii="Arial" w:hAnsi="Arial" w:cs="Arial"/>
          <w:b/>
          <w:i/>
        </w:rPr>
      </w:pPr>
      <w:r>
        <w:rPr>
          <w:rFonts w:ascii="Arial" w:hAnsi="Arial" w:cs="Arial"/>
          <w:b/>
          <w:i/>
        </w:rPr>
        <w:t>Figure 3</w:t>
      </w:r>
      <w:r w:rsidR="009C113C">
        <w:rPr>
          <w:rFonts w:ascii="Arial" w:hAnsi="Arial" w:cs="Arial"/>
          <w:b/>
          <w:i/>
        </w:rPr>
        <w:t xml:space="preserve">. Multi-region </w:t>
      </w:r>
      <w:r>
        <w:rPr>
          <w:rFonts w:ascii="Arial" w:hAnsi="Arial" w:cs="Arial"/>
          <w:b/>
          <w:i/>
        </w:rPr>
        <w:t xml:space="preserve">genomic profiles </w:t>
      </w:r>
      <w:r w:rsidR="009C113C">
        <w:rPr>
          <w:rFonts w:ascii="Arial" w:hAnsi="Arial" w:cs="Arial"/>
          <w:b/>
          <w:i/>
        </w:rPr>
        <w:t>of glioblastoma residual disease</w:t>
      </w:r>
      <w:r w:rsidR="009C113C" w:rsidRPr="001A0D26">
        <w:rPr>
          <w:rFonts w:ascii="Arial" w:hAnsi="Arial" w:cs="Arial"/>
          <w:b/>
          <w:i/>
        </w:rPr>
        <w:t xml:space="preserve">. </w:t>
      </w:r>
      <w:commentRangeStart w:id="455"/>
      <w:r w:rsidR="009C113C" w:rsidRPr="001A0D26">
        <w:rPr>
          <w:rFonts w:ascii="Arial" w:hAnsi="Arial" w:cs="Arial"/>
          <w:b/>
          <w:i/>
        </w:rPr>
        <w:t>(A)</w:t>
      </w:r>
      <w:r w:rsidR="006226B6">
        <w:rPr>
          <w:rFonts w:ascii="Arial" w:hAnsi="Arial" w:cs="Arial"/>
          <w:i/>
        </w:rPr>
        <w:t xml:space="preserve"> </w:t>
      </w:r>
      <w:commentRangeEnd w:id="455"/>
      <w:r w:rsidR="00FD5FE7">
        <w:rPr>
          <w:rStyle w:val="CommentReference"/>
        </w:rPr>
        <w:commentReference w:id="455"/>
      </w:r>
      <w:r w:rsidR="006226B6">
        <w:rPr>
          <w:rFonts w:ascii="Arial" w:hAnsi="Arial" w:cs="Arial"/>
          <w:i/>
        </w:rPr>
        <w:t xml:space="preserve">We report cancer cell fractions &gt;80% for all tumour mass samples and presence/absence of mutation in all the other samples. </w:t>
      </w:r>
      <w:r w:rsidR="005F204F">
        <w:rPr>
          <w:rFonts w:ascii="Arial" w:hAnsi="Arial" w:cs="Arial"/>
          <w:i/>
        </w:rPr>
        <w:t>Putative driver events are annotated. WES=whole exome sequencing; TES1=targeted exome sequencing panel 1; TES2=targeted exome sequencing panel 2. T1</w:t>
      </w:r>
      <w:r w:rsidR="00E563F7">
        <w:rPr>
          <w:rFonts w:ascii="Arial" w:hAnsi="Arial" w:cs="Arial"/>
          <w:i/>
        </w:rPr>
        <w:t>…</w:t>
      </w:r>
      <w:r w:rsidR="005F204F">
        <w:rPr>
          <w:rFonts w:ascii="Arial" w:hAnsi="Arial" w:cs="Arial"/>
          <w:i/>
        </w:rPr>
        <w:t>4=tumour mass sample; SVZ=sub ventricular zone; M=margin.</w:t>
      </w:r>
      <w:r w:rsidR="003F2B6C">
        <w:rPr>
          <w:rFonts w:ascii="Arial" w:hAnsi="Arial" w:cs="Arial"/>
          <w:b/>
          <w:i/>
        </w:rPr>
        <w:t xml:space="preserve"> (B)</w:t>
      </w:r>
      <w:r w:rsidR="005F204F">
        <w:rPr>
          <w:rFonts w:ascii="Arial" w:hAnsi="Arial" w:cs="Arial"/>
          <w:b/>
          <w:i/>
        </w:rPr>
        <w:t xml:space="preserve"> </w:t>
      </w:r>
      <w:r w:rsidR="005F204F">
        <w:rPr>
          <w:rFonts w:ascii="Arial" w:hAnsi="Arial" w:cs="Arial"/>
          <w:i/>
        </w:rPr>
        <w:t>Digital copy number alterations are reported for each sample.</w:t>
      </w:r>
    </w:p>
    <w:p w14:paraId="53FC14A4" w14:textId="487ECE08" w:rsidR="009C113C" w:rsidRDefault="00142733" w:rsidP="00156689">
      <w:pPr>
        <w:rPr>
          <w:rFonts w:ascii="Arial" w:hAnsi="Arial" w:cs="Arial"/>
          <w:b/>
          <w:i/>
        </w:rPr>
      </w:pPr>
      <w:r>
        <w:rPr>
          <w:rFonts w:ascii="Arial" w:hAnsi="Arial" w:cs="Arial"/>
          <w:b/>
          <w:i/>
          <w:noProof/>
          <w:lang w:val="en-US"/>
        </w:rPr>
        <w:lastRenderedPageBreak/>
        <w:drawing>
          <wp:inline distT="0" distB="0" distL="0" distR="0" wp14:anchorId="43B2D509" wp14:editId="4100511B">
            <wp:extent cx="6116320" cy="7004685"/>
            <wp:effectExtent l="0" t="0" r="508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4.pdf"/>
                    <pic:cNvPicPr/>
                  </pic:nvPicPr>
                  <pic:blipFill>
                    <a:blip r:embed="rId15"/>
                    <a:stretch>
                      <a:fillRect/>
                    </a:stretch>
                  </pic:blipFill>
                  <pic:spPr>
                    <a:xfrm>
                      <a:off x="0" y="0"/>
                      <a:ext cx="6116320" cy="7004685"/>
                    </a:xfrm>
                    <a:prstGeom prst="rect">
                      <a:avLst/>
                    </a:prstGeom>
                  </pic:spPr>
                </pic:pic>
              </a:graphicData>
            </a:graphic>
          </wp:inline>
        </w:drawing>
      </w:r>
    </w:p>
    <w:p w14:paraId="48F803F3" w14:textId="09FE9E97" w:rsidR="00182B48" w:rsidRDefault="00182B48" w:rsidP="00182B48">
      <w:pPr>
        <w:rPr>
          <w:rFonts w:ascii="Arial" w:hAnsi="Arial" w:cs="Arial"/>
          <w:b/>
          <w:i/>
        </w:rPr>
      </w:pPr>
      <w:r>
        <w:rPr>
          <w:rFonts w:ascii="Arial" w:hAnsi="Arial" w:cs="Arial"/>
          <w:b/>
          <w:i/>
        </w:rPr>
        <w:t>Figure 4. Testing the absence of truncal somatic mutations in the infiltrative margin</w:t>
      </w:r>
      <w:ins w:id="456" w:author="Giulio" w:date="2018-05-03T16:16:00Z">
        <w:r w:rsidR="00382EB0">
          <w:rPr>
            <w:rFonts w:ascii="Arial" w:hAnsi="Arial" w:cs="Arial"/>
            <w:b/>
            <w:i/>
          </w:rPr>
          <w:t xml:space="preserve"> with patient SP52 (examplanatory case)</w:t>
        </w:r>
      </w:ins>
      <w:r w:rsidR="003F2B6C">
        <w:rPr>
          <w:rFonts w:ascii="Arial" w:hAnsi="Arial" w:cs="Arial"/>
          <w:b/>
          <w:i/>
        </w:rPr>
        <w:t>.</w:t>
      </w:r>
    </w:p>
    <w:p w14:paraId="74892754" w14:textId="770DCBD4" w:rsidR="006226B6" w:rsidRPr="005326D2" w:rsidRDefault="005F204F" w:rsidP="006226B6">
      <w:pPr>
        <w:pStyle w:val="Caption"/>
        <w:rPr>
          <w:rFonts w:ascii="Arial" w:hAnsi="Arial" w:cs="Arial"/>
          <w:i/>
          <w:color w:val="000000" w:themeColor="text1"/>
          <w:sz w:val="24"/>
          <w:szCs w:val="24"/>
        </w:rPr>
      </w:pPr>
      <w:commentRangeStart w:id="457"/>
      <w:r>
        <w:rPr>
          <w:rFonts w:ascii="Arial" w:hAnsi="Arial" w:cs="Arial"/>
          <w:i/>
          <w:color w:val="auto"/>
          <w:sz w:val="24"/>
          <w:szCs w:val="24"/>
        </w:rPr>
        <w:t>(</w:t>
      </w:r>
      <w:r w:rsidR="006226B6" w:rsidRPr="005326D2">
        <w:rPr>
          <w:rFonts w:ascii="Arial" w:hAnsi="Arial" w:cs="Arial"/>
          <w:i/>
          <w:color w:val="auto"/>
          <w:sz w:val="24"/>
          <w:szCs w:val="24"/>
        </w:rPr>
        <w:t>A</w:t>
      </w:r>
      <w:r>
        <w:rPr>
          <w:rFonts w:ascii="Arial" w:hAnsi="Arial" w:cs="Arial"/>
          <w:i/>
          <w:color w:val="auto"/>
          <w:sz w:val="24"/>
          <w:szCs w:val="24"/>
        </w:rPr>
        <w:t>)</w:t>
      </w:r>
      <w:r w:rsidR="006226B6" w:rsidRPr="005326D2">
        <w:rPr>
          <w:rFonts w:ascii="Arial" w:hAnsi="Arial" w:cs="Arial"/>
          <w:color w:val="auto"/>
          <w:sz w:val="24"/>
          <w:szCs w:val="24"/>
        </w:rPr>
        <w:t xml:space="preserve"> </w:t>
      </w:r>
      <w:r w:rsidR="006226B6" w:rsidRPr="005326D2">
        <w:rPr>
          <w:rFonts w:ascii="Arial" w:hAnsi="Arial" w:cs="Arial"/>
          <w:b w:val="0"/>
          <w:i/>
          <w:color w:val="auto"/>
          <w:sz w:val="24"/>
          <w:szCs w:val="24"/>
        </w:rPr>
        <w:t xml:space="preserve">We detect clonal SNVs in multiple samples via WES of primary tumour regions. </w:t>
      </w:r>
      <w:r>
        <w:rPr>
          <w:rFonts w:ascii="Arial" w:hAnsi="Arial" w:cs="Arial"/>
          <w:b w:val="0"/>
          <w:i/>
          <w:color w:val="auto"/>
          <w:sz w:val="24"/>
          <w:szCs w:val="24"/>
        </w:rPr>
        <w:t>We selected as c</w:t>
      </w:r>
      <w:r w:rsidR="006226B6" w:rsidRPr="005326D2">
        <w:rPr>
          <w:rFonts w:ascii="Arial" w:hAnsi="Arial" w:cs="Arial"/>
          <w:b w:val="0"/>
          <w:i/>
          <w:color w:val="auto"/>
          <w:sz w:val="24"/>
          <w:szCs w:val="24"/>
        </w:rPr>
        <w:t>lonal SNVs</w:t>
      </w:r>
      <w:r>
        <w:rPr>
          <w:rFonts w:ascii="Arial" w:hAnsi="Arial" w:cs="Arial"/>
          <w:b w:val="0"/>
          <w:i/>
          <w:color w:val="auto"/>
          <w:sz w:val="24"/>
          <w:szCs w:val="24"/>
        </w:rPr>
        <w:t xml:space="preserve"> that</w:t>
      </w:r>
      <w:r w:rsidR="006226B6" w:rsidRPr="005326D2">
        <w:rPr>
          <w:rFonts w:ascii="Arial" w:hAnsi="Arial" w:cs="Arial"/>
          <w:b w:val="0"/>
          <w:i/>
          <w:color w:val="auto"/>
          <w:sz w:val="24"/>
          <w:szCs w:val="24"/>
        </w:rPr>
        <w:t xml:space="preserve"> have CCF &gt;0.8 and the same CNA status across all samples. </w:t>
      </w:r>
      <w:commentRangeEnd w:id="457"/>
      <w:r w:rsidR="00FD5FE7">
        <w:rPr>
          <w:rStyle w:val="CommentReference"/>
          <w:b w:val="0"/>
          <w:bCs w:val="0"/>
          <w:color w:val="auto"/>
        </w:rPr>
        <w:commentReference w:id="457"/>
      </w:r>
      <w:r w:rsidRPr="005326D2">
        <w:rPr>
          <w:rFonts w:ascii="Arial" w:hAnsi="Arial" w:cs="Arial"/>
          <w:i/>
          <w:color w:val="auto"/>
          <w:sz w:val="24"/>
          <w:szCs w:val="24"/>
        </w:rPr>
        <w:t>(</w:t>
      </w:r>
      <w:r w:rsidR="006226B6" w:rsidRPr="005326D2">
        <w:rPr>
          <w:rFonts w:ascii="Arial" w:hAnsi="Arial" w:cs="Arial"/>
          <w:i/>
          <w:color w:val="auto"/>
          <w:sz w:val="24"/>
          <w:szCs w:val="24"/>
        </w:rPr>
        <w:t>B</w:t>
      </w:r>
      <w:r>
        <w:rPr>
          <w:rFonts w:ascii="Arial" w:hAnsi="Arial" w:cs="Arial"/>
          <w:i/>
          <w:color w:val="auto"/>
          <w:sz w:val="24"/>
          <w:szCs w:val="24"/>
        </w:rPr>
        <w:t>)</w:t>
      </w:r>
      <w:r w:rsidR="006226B6" w:rsidRPr="005326D2">
        <w:rPr>
          <w:rFonts w:ascii="Arial" w:hAnsi="Arial" w:cs="Arial"/>
          <w:i/>
          <w:color w:val="auto"/>
          <w:sz w:val="24"/>
          <w:szCs w:val="24"/>
        </w:rPr>
        <w:t xml:space="preserve"> </w:t>
      </w:r>
      <w:r w:rsidR="006226B6" w:rsidRPr="005326D2">
        <w:rPr>
          <w:rFonts w:ascii="Arial" w:hAnsi="Arial" w:cs="Arial"/>
          <w:b w:val="0"/>
          <w:i/>
          <w:color w:val="auto"/>
          <w:sz w:val="24"/>
          <w:szCs w:val="24"/>
        </w:rPr>
        <w:t>Using read counts from clonal SNVs,</w:t>
      </w:r>
      <w:r w:rsidR="006226B6" w:rsidRPr="005326D2">
        <w:rPr>
          <w:rFonts w:ascii="Arial" w:hAnsi="Arial" w:cs="Arial"/>
          <w:i/>
          <w:color w:val="auto"/>
          <w:sz w:val="24"/>
          <w:szCs w:val="24"/>
        </w:rPr>
        <w:t xml:space="preserve"> </w:t>
      </w:r>
      <w:r w:rsidR="006226B6" w:rsidRPr="005326D2">
        <w:rPr>
          <w:rFonts w:ascii="Arial" w:hAnsi="Arial" w:cs="Arial"/>
          <w:b w:val="0"/>
          <w:i/>
          <w:color w:val="auto"/>
          <w:sz w:val="24"/>
          <w:szCs w:val="24"/>
        </w:rPr>
        <w:t xml:space="preserve">we train a Beta-Binomial model of their expected Variant Allele Frequency (VAF) of clonal mutations, for each primary sample and copy number status. This model captures, for each clonal SNV, how many reads we shall expect harbouring the variant allele. </w:t>
      </w:r>
      <w:r>
        <w:rPr>
          <w:rFonts w:ascii="Arial" w:hAnsi="Arial" w:cs="Arial"/>
          <w:i/>
          <w:color w:val="auto"/>
          <w:sz w:val="24"/>
          <w:szCs w:val="24"/>
        </w:rPr>
        <w:t>(</w:t>
      </w:r>
      <w:r w:rsidRPr="005F204F">
        <w:rPr>
          <w:rFonts w:ascii="Arial" w:hAnsi="Arial" w:cs="Arial"/>
          <w:i/>
          <w:color w:val="auto"/>
          <w:sz w:val="24"/>
          <w:szCs w:val="24"/>
        </w:rPr>
        <w:t>C</w:t>
      </w:r>
      <w:r>
        <w:rPr>
          <w:rFonts w:ascii="Arial" w:hAnsi="Arial" w:cs="Arial"/>
          <w:i/>
          <w:color w:val="auto"/>
          <w:sz w:val="24"/>
          <w:szCs w:val="24"/>
        </w:rPr>
        <w:t>)</w:t>
      </w:r>
      <w:r w:rsidR="006226B6" w:rsidRPr="005326D2">
        <w:rPr>
          <w:rFonts w:ascii="Arial" w:hAnsi="Arial" w:cs="Arial"/>
          <w:i/>
          <w:color w:val="auto"/>
          <w:sz w:val="24"/>
          <w:szCs w:val="24"/>
        </w:rPr>
        <w:t xml:space="preserve"> </w:t>
      </w:r>
      <w:r w:rsidR="006226B6" w:rsidRPr="005326D2">
        <w:rPr>
          <w:rFonts w:ascii="Arial" w:hAnsi="Arial" w:cs="Arial"/>
          <w:b w:val="0"/>
          <w:i/>
          <w:color w:val="auto"/>
          <w:sz w:val="24"/>
          <w:szCs w:val="24"/>
        </w:rPr>
        <w:t>We use</w:t>
      </w:r>
      <w:r w:rsidR="006226B6" w:rsidRPr="005326D2">
        <w:rPr>
          <w:rFonts w:ascii="Arial" w:hAnsi="Arial" w:cs="Arial"/>
          <w:i/>
          <w:color w:val="auto"/>
          <w:sz w:val="24"/>
          <w:szCs w:val="24"/>
        </w:rPr>
        <w:t xml:space="preserve"> </w:t>
      </w:r>
      <w:r w:rsidR="006226B6" w:rsidRPr="005326D2">
        <w:rPr>
          <w:rFonts w:ascii="Arial" w:hAnsi="Arial" w:cs="Arial"/>
          <w:b w:val="0"/>
          <w:i/>
          <w:color w:val="auto"/>
          <w:sz w:val="24"/>
          <w:szCs w:val="24"/>
        </w:rPr>
        <w:t xml:space="preserve">deep-sequencing data from two targeted panels to identify which clonal SNVs are missing (or at least </w:t>
      </w:r>
      <w:del w:id="458" w:author="Microsoft Office User" w:date="2018-04-24T17:30:00Z">
        <w:r w:rsidR="006226B6" w:rsidRPr="005326D2" w:rsidDel="00133F3B">
          <w:rPr>
            <w:rFonts w:ascii="Arial" w:hAnsi="Arial" w:cs="Arial"/>
            <w:b w:val="0"/>
            <w:i/>
            <w:color w:val="auto"/>
            <w:sz w:val="24"/>
            <w:szCs w:val="24"/>
          </w:rPr>
          <w:delText>less have</w:delText>
        </w:r>
      </w:del>
      <w:ins w:id="459" w:author="Microsoft Office User" w:date="2018-04-24T17:30:00Z">
        <w:r w:rsidR="00133F3B">
          <w:rPr>
            <w:rFonts w:ascii="Arial" w:hAnsi="Arial" w:cs="Arial"/>
            <w:b w:val="0"/>
            <w:i/>
            <w:color w:val="auto"/>
            <w:sz w:val="24"/>
            <w:szCs w:val="24"/>
          </w:rPr>
          <w:t>have less</w:t>
        </w:r>
      </w:ins>
      <w:r w:rsidR="006226B6" w:rsidRPr="005326D2">
        <w:rPr>
          <w:rFonts w:ascii="Arial" w:hAnsi="Arial" w:cs="Arial"/>
          <w:b w:val="0"/>
          <w:i/>
          <w:color w:val="auto"/>
          <w:sz w:val="24"/>
          <w:szCs w:val="24"/>
        </w:rPr>
        <w:t xml:space="preserve"> than k reads) in every margin sample. The presence of these SNVs suggests that margin samples might be ancestral to primary ones. </w:t>
      </w:r>
      <w:r>
        <w:rPr>
          <w:rFonts w:ascii="Arial" w:hAnsi="Arial" w:cs="Arial"/>
          <w:i/>
          <w:color w:val="auto"/>
          <w:sz w:val="24"/>
          <w:szCs w:val="24"/>
        </w:rPr>
        <w:t>(D)</w:t>
      </w:r>
      <w:r w:rsidR="006226B6" w:rsidRPr="005326D2">
        <w:rPr>
          <w:rFonts w:ascii="Arial" w:hAnsi="Arial" w:cs="Arial"/>
          <w:i/>
          <w:color w:val="auto"/>
          <w:sz w:val="24"/>
          <w:szCs w:val="24"/>
        </w:rPr>
        <w:t xml:space="preserve"> </w:t>
      </w:r>
      <w:r w:rsidR="006226B6" w:rsidRPr="005326D2">
        <w:rPr>
          <w:rFonts w:ascii="Arial" w:hAnsi="Arial" w:cs="Arial"/>
          <w:b w:val="0"/>
          <w:i/>
          <w:color w:val="auto"/>
          <w:sz w:val="24"/>
          <w:szCs w:val="24"/>
        </w:rPr>
        <w:t xml:space="preserve">Standard phylogenetic reconstruction confirms that margin samples are ancestral to the primary regions. </w:t>
      </w:r>
      <w:r>
        <w:rPr>
          <w:rFonts w:ascii="Arial" w:hAnsi="Arial" w:cs="Arial"/>
          <w:i/>
          <w:color w:val="auto"/>
          <w:sz w:val="24"/>
          <w:szCs w:val="24"/>
        </w:rPr>
        <w:t>(E)</w:t>
      </w:r>
      <w:r w:rsidR="006226B6" w:rsidRPr="005326D2">
        <w:rPr>
          <w:rFonts w:ascii="Arial" w:hAnsi="Arial" w:cs="Arial"/>
          <w:b w:val="0"/>
          <w:i/>
          <w:color w:val="auto"/>
          <w:sz w:val="24"/>
          <w:szCs w:val="24"/>
        </w:rPr>
        <w:t xml:space="preserve"> A statistical test for SNVs </w:t>
      </w:r>
      <w:r w:rsidR="006226B6" w:rsidRPr="005326D2">
        <w:rPr>
          <w:rFonts w:ascii="Arial" w:hAnsi="Arial" w:cs="Arial"/>
          <w:b w:val="0"/>
          <w:i/>
          <w:color w:val="auto"/>
          <w:sz w:val="24"/>
          <w:szCs w:val="24"/>
        </w:rPr>
        <w:lastRenderedPageBreak/>
        <w:t xml:space="preserve">identified in panel C is used to test a null hypothesis that their read counts are generated from the distribution of read counts for clonal mutations in the primary regions. Rejecting the null means that we have evidence for the fact that these SNVs are not clonal in the margin, providing further evidence that the margin is ancestral to the primary regions. The power of the test increases with higher coverage; we use a conservative setting for the test, as we estimate the actual number of reads coming from tumour cells in a worst-case purity scenario </w:t>
      </w:r>
      <w:r w:rsidR="006226B6" w:rsidRPr="005326D2">
        <w:rPr>
          <w:rFonts w:ascii="Arial" w:hAnsi="Arial" w:cs="Arial"/>
          <w:b w:val="0"/>
          <w:i/>
          <w:color w:val="000000" w:themeColor="text1"/>
          <w:sz w:val="24"/>
          <w:szCs w:val="24"/>
        </w:rPr>
        <w:t xml:space="preserve">of </w:t>
      </w:r>
      <m:oMath>
        <m:r>
          <w:rPr>
            <w:rFonts w:ascii="Cambria Math" w:hAnsi="Cambria Math" w:cs="Arial"/>
            <w:color w:val="000000" w:themeColor="text1"/>
            <w:sz w:val="24"/>
            <w:szCs w:val="24"/>
          </w:rPr>
          <m:t>π=0.01</m:t>
        </m:r>
      </m:oMath>
      <w:r w:rsidR="006226B6" w:rsidRPr="005326D2">
        <w:rPr>
          <w:rFonts w:ascii="Arial" w:hAnsi="Arial" w:cs="Arial"/>
          <w:b w:val="0"/>
          <w:color w:val="000000" w:themeColor="text1"/>
          <w:sz w:val="24"/>
          <w:szCs w:val="24"/>
        </w:rPr>
        <w:t xml:space="preserve"> (1%</w:t>
      </w:r>
      <w:ins w:id="460" w:author="Giulio" w:date="2018-05-03T16:18:00Z">
        <w:r w:rsidR="00A75EA9">
          <w:rPr>
            <w:rFonts w:ascii="Arial" w:hAnsi="Arial" w:cs="Arial"/>
            <w:b w:val="0"/>
            <w:color w:val="000000" w:themeColor="text1"/>
            <w:sz w:val="24"/>
            <w:szCs w:val="24"/>
          </w:rPr>
          <w:t xml:space="preserve"> tumour, 99% normal</w:t>
        </w:r>
      </w:ins>
      <w:bookmarkStart w:id="461" w:name="_GoBack"/>
      <w:bookmarkEnd w:id="461"/>
      <w:r w:rsidR="006226B6" w:rsidRPr="005326D2">
        <w:rPr>
          <w:rFonts w:ascii="Arial" w:hAnsi="Arial" w:cs="Arial"/>
          <w:b w:val="0"/>
          <w:color w:val="000000" w:themeColor="text1"/>
          <w:sz w:val="24"/>
          <w:szCs w:val="24"/>
        </w:rPr>
        <w:t xml:space="preserve">). </w:t>
      </w:r>
      <w:r w:rsidR="006226B6" w:rsidRPr="005326D2">
        <w:rPr>
          <w:rFonts w:ascii="Arial" w:hAnsi="Arial" w:cs="Arial"/>
          <w:b w:val="0"/>
          <w:i/>
          <w:color w:val="000000" w:themeColor="text1"/>
          <w:sz w:val="24"/>
          <w:szCs w:val="24"/>
        </w:rPr>
        <w:t>The test is also corrected for Multiple Hypothesis Testing via Bonferroni.</w:t>
      </w:r>
    </w:p>
    <w:p w14:paraId="35EDAF1C" w14:textId="16639F64" w:rsidR="00FC7856" w:rsidRDefault="00142733" w:rsidP="005326D2">
      <w:pPr>
        <w:pStyle w:val="Heading1"/>
        <w:rPr>
          <w:rFonts w:ascii="Arial" w:hAnsi="Arial" w:cs="Arial"/>
          <w:i/>
        </w:rPr>
      </w:pPr>
      <w:r>
        <w:rPr>
          <w:noProof/>
          <w:lang w:val="en-US"/>
        </w:rPr>
        <w:lastRenderedPageBreak/>
        <w:drawing>
          <wp:inline distT="0" distB="0" distL="0" distR="0" wp14:anchorId="5FA1F8E0" wp14:editId="0DC62827">
            <wp:extent cx="6116320" cy="8408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5.pdf"/>
                    <pic:cNvPicPr/>
                  </pic:nvPicPr>
                  <pic:blipFill>
                    <a:blip r:embed="rId16"/>
                    <a:stretch>
                      <a:fillRect/>
                    </a:stretch>
                  </pic:blipFill>
                  <pic:spPr>
                    <a:xfrm>
                      <a:off x="0" y="0"/>
                      <a:ext cx="6116320" cy="8408035"/>
                    </a:xfrm>
                    <a:prstGeom prst="rect">
                      <a:avLst/>
                    </a:prstGeom>
                  </pic:spPr>
                </pic:pic>
              </a:graphicData>
            </a:graphic>
          </wp:inline>
        </w:drawing>
      </w:r>
    </w:p>
    <w:p w14:paraId="08B0B5C4" w14:textId="763020A3" w:rsidR="009C113C" w:rsidRPr="00142733" w:rsidRDefault="00182B48" w:rsidP="00156689">
      <w:pPr>
        <w:rPr>
          <w:rFonts w:ascii="Arial" w:hAnsi="Arial" w:cs="Arial"/>
        </w:rPr>
      </w:pPr>
      <w:commentRangeStart w:id="462"/>
      <w:r>
        <w:rPr>
          <w:rFonts w:ascii="Arial" w:hAnsi="Arial" w:cs="Arial"/>
          <w:b/>
          <w:i/>
        </w:rPr>
        <w:t>Figure 5</w:t>
      </w:r>
      <w:r w:rsidR="009C113C">
        <w:rPr>
          <w:rFonts w:ascii="Arial" w:hAnsi="Arial" w:cs="Arial"/>
          <w:b/>
          <w:i/>
        </w:rPr>
        <w:t xml:space="preserve">. Phylogenetic reconstruction </w:t>
      </w:r>
      <w:r w:rsidR="000765A3">
        <w:rPr>
          <w:rFonts w:ascii="Arial" w:hAnsi="Arial" w:cs="Arial"/>
          <w:b/>
          <w:i/>
        </w:rPr>
        <w:t>suggests infiltrative margin as an early ancestor</w:t>
      </w:r>
      <w:r w:rsidR="009C113C" w:rsidRPr="001A0D26">
        <w:rPr>
          <w:rFonts w:ascii="Arial" w:hAnsi="Arial" w:cs="Arial"/>
          <w:b/>
          <w:i/>
        </w:rPr>
        <w:t>.</w:t>
      </w:r>
      <w:r w:rsidR="00142733">
        <w:rPr>
          <w:rFonts w:ascii="Arial" w:hAnsi="Arial" w:cs="Arial"/>
          <w:i/>
        </w:rPr>
        <w:t xml:space="preserve"> </w:t>
      </w:r>
      <w:commentRangeEnd w:id="462"/>
      <w:r w:rsidR="00C732B5">
        <w:rPr>
          <w:rStyle w:val="CommentReference"/>
        </w:rPr>
        <w:commentReference w:id="462"/>
      </w:r>
      <w:commentRangeStart w:id="463"/>
      <w:r w:rsidR="00142733">
        <w:rPr>
          <w:rFonts w:ascii="Arial" w:hAnsi="Arial" w:cs="Arial"/>
          <w:i/>
        </w:rPr>
        <w:t>Consistently across the cohort</w:t>
      </w:r>
      <w:commentRangeEnd w:id="463"/>
      <w:r w:rsidR="00795020">
        <w:rPr>
          <w:rStyle w:val="CommentReference"/>
        </w:rPr>
        <w:commentReference w:id="463"/>
      </w:r>
      <w:r w:rsidR="00142733">
        <w:rPr>
          <w:rFonts w:ascii="Arial" w:hAnsi="Arial" w:cs="Arial"/>
          <w:i/>
        </w:rPr>
        <w:t xml:space="preserve">, the infiltrative margin sample appears at the top of the phylogeny, indicating it contains cancer clones that are ancestral to the rest of the </w:t>
      </w:r>
      <w:r w:rsidR="00142733">
        <w:rPr>
          <w:rFonts w:ascii="Arial" w:hAnsi="Arial" w:cs="Arial"/>
          <w:i/>
        </w:rPr>
        <w:lastRenderedPageBreak/>
        <w:t xml:space="preserve">tumour samples. This suggests the infiltrative clone may arise earlier than the primary </w:t>
      </w:r>
      <w:commentRangeStart w:id="464"/>
      <w:r w:rsidR="00142733">
        <w:rPr>
          <w:rFonts w:ascii="Arial" w:hAnsi="Arial" w:cs="Arial"/>
          <w:i/>
        </w:rPr>
        <w:t xml:space="preserve">tumour </w:t>
      </w:r>
      <w:commentRangeStart w:id="465"/>
      <w:r w:rsidR="00142733">
        <w:rPr>
          <w:rFonts w:ascii="Arial" w:hAnsi="Arial" w:cs="Arial"/>
          <w:i/>
        </w:rPr>
        <w:t>mass</w:t>
      </w:r>
      <w:commentRangeEnd w:id="465"/>
      <w:r w:rsidR="00E020A5">
        <w:rPr>
          <w:rStyle w:val="CommentReference"/>
        </w:rPr>
        <w:commentReference w:id="465"/>
      </w:r>
      <w:r w:rsidR="00142733">
        <w:rPr>
          <w:rFonts w:ascii="Arial" w:hAnsi="Arial" w:cs="Arial"/>
          <w:i/>
        </w:rPr>
        <w:t>.</w:t>
      </w:r>
      <w:commentRangeEnd w:id="464"/>
      <w:r w:rsidR="00C732B5">
        <w:rPr>
          <w:rStyle w:val="CommentReference"/>
        </w:rPr>
        <w:commentReference w:id="464"/>
      </w:r>
    </w:p>
    <w:p w14:paraId="32906D4D" w14:textId="69BDF804" w:rsidR="00ED34AE" w:rsidRPr="00ED34AE" w:rsidRDefault="00ED34AE">
      <w:pPr>
        <w:pStyle w:val="Heading1"/>
      </w:pPr>
      <w:r>
        <w:t>References</w:t>
      </w:r>
    </w:p>
    <w:p w14:paraId="35FB803B" w14:textId="77777777" w:rsidR="00E563F7" w:rsidRDefault="00135AF7" w:rsidP="00E563F7">
      <w:pPr>
        <w:tabs>
          <w:tab w:val="left" w:pos="640"/>
        </w:tabs>
        <w:autoSpaceDE w:val="0"/>
        <w:autoSpaceDN w:val="0"/>
        <w:adjustRightInd w:val="0"/>
        <w:spacing w:after="240"/>
        <w:ind w:left="640" w:hanging="640"/>
        <w:rPr>
          <w:rFonts w:ascii="Helvetica" w:hAnsi="Helvetica" w:cs="Helvetica"/>
        </w:rPr>
      </w:pPr>
      <w:r w:rsidRPr="00156689">
        <w:rPr>
          <w:rFonts w:ascii="Arial" w:hAnsi="Arial" w:cs="Arial"/>
        </w:rPr>
        <w:fldChar w:fldCharType="begin"/>
      </w:r>
      <w:r w:rsidRPr="00156689">
        <w:rPr>
          <w:rFonts w:ascii="Arial" w:hAnsi="Arial" w:cs="Arial"/>
        </w:rPr>
        <w:instrText xml:space="preserve"> ADDIN PAPERS2_CITATIONS &lt;papers2_bibliography/&gt;</w:instrText>
      </w:r>
      <w:r w:rsidRPr="00156689">
        <w:rPr>
          <w:rFonts w:ascii="Arial" w:hAnsi="Arial" w:cs="Arial"/>
        </w:rPr>
        <w:fldChar w:fldCharType="separate"/>
      </w:r>
      <w:r w:rsidR="00E563F7">
        <w:rPr>
          <w:rFonts w:ascii="Helvetica" w:hAnsi="Helvetica" w:cs="Helvetica"/>
        </w:rPr>
        <w:t>1.</w:t>
      </w:r>
      <w:r w:rsidR="00E563F7">
        <w:rPr>
          <w:rFonts w:ascii="Helvetica" w:hAnsi="Helvetica" w:cs="Helvetica"/>
        </w:rPr>
        <w:tab/>
        <w:t>Stupp R, Mason WP, Van Den Bent MJ (2005) Radiotherapy plus Concomitant and Adjuvant Temozolomide for Glioblastoma — NEJM. New England Journal of Medicine 352:987–996.</w:t>
      </w:r>
    </w:p>
    <w:p w14:paraId="0C73353F"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2.</w:t>
      </w:r>
      <w:r>
        <w:rPr>
          <w:rFonts w:ascii="Helvetica" w:hAnsi="Helvetica" w:cs="Helvetica"/>
        </w:rPr>
        <w:tab/>
        <w:t>McLendon R, Friedman A, Bigner D, et al (2008) Comprehensive genomic characterization defines human glioblastoma genes and core pathways. Nature 455:1061–1068. doi: doi:10.1038/nature07385</w:t>
      </w:r>
    </w:p>
    <w:p w14:paraId="3ACE753F"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3.</w:t>
      </w:r>
      <w:r>
        <w:rPr>
          <w:rFonts w:ascii="Helvetica" w:hAnsi="Helvetica" w:cs="Helvetica"/>
        </w:rPr>
        <w:tab/>
        <w:t>Frattini V, Trifonov V, Chan JM, et al (2013) The integrated landscape of driver genomic alterations in glioblastoma. Nature Genetics 45:1141–1149. doi: 10.1038/ng.2734</w:t>
      </w:r>
    </w:p>
    <w:p w14:paraId="1D74D70B"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4.</w:t>
      </w:r>
      <w:r>
        <w:rPr>
          <w:rFonts w:ascii="Helvetica" w:hAnsi="Helvetica" w:cs="Helvetica"/>
        </w:rPr>
        <w:tab/>
        <w:t>Brennan CW, Verhaak RGW, McKenna A, et al (2013) The Somatic Genomic Landscape of Glioblastoma. Cell 155:462–477. doi: 10.1016/j.cell.2013.09.034</w:t>
      </w:r>
    </w:p>
    <w:p w14:paraId="266A7CB7"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5.</w:t>
      </w:r>
      <w:r>
        <w:rPr>
          <w:rFonts w:ascii="Helvetica" w:hAnsi="Helvetica" w:cs="Helvetica"/>
        </w:rPr>
        <w:tab/>
        <w:t>Sottoriva A, Spiteri I, Piccirillo SGM, et al (2013) Intratumor heterogeneity in human glioblastoma reflects cancer evolutionary dynamics. Proc Natl Acad Sci USA 110:4009–4014. doi: 10.1073/pnas.1219747110</w:t>
      </w:r>
    </w:p>
    <w:p w14:paraId="5E3F4967"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6.</w:t>
      </w:r>
      <w:r>
        <w:rPr>
          <w:rFonts w:ascii="Helvetica" w:hAnsi="Helvetica" w:cs="Helvetica"/>
        </w:rPr>
        <w:tab/>
        <w:t>Kim H, Zheng S, Amini SS, et al (2015) Whole-genome and multisector exome sequencing of primary and post-treatment glioblastoma reveals patterns of tumor evolution. Genome Res 25:316–327. doi: 10.1101/gr.180612.114</w:t>
      </w:r>
    </w:p>
    <w:p w14:paraId="3CEFD4DA"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7.</w:t>
      </w:r>
      <w:r>
        <w:rPr>
          <w:rFonts w:ascii="Helvetica" w:hAnsi="Helvetica" w:cs="Helvetica"/>
        </w:rPr>
        <w:tab/>
        <w:t>Kim J, Lee I-H, Cho HJ, et al (2015) Spatiotemporal Evolution of the Primary Glioblastoma Genome. Cancer Cell 28:318–328. doi: 10.1016/j.ccell.2015.07.013</w:t>
      </w:r>
    </w:p>
    <w:p w14:paraId="57C58044"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8.</w:t>
      </w:r>
      <w:r>
        <w:rPr>
          <w:rFonts w:ascii="Helvetica" w:hAnsi="Helvetica" w:cs="Helvetica"/>
        </w:rPr>
        <w:tab/>
        <w:t>Wang J, Cazzato E, Ladewig E, et al (2016) Clonal evolution of glioblastoma under therapy. Nature Genetics 48:768–776. doi: 10.1038/ng.3590</w:t>
      </w:r>
    </w:p>
    <w:p w14:paraId="4ED69F12"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9.</w:t>
      </w:r>
      <w:r>
        <w:rPr>
          <w:rFonts w:ascii="Helvetica" w:hAnsi="Helvetica" w:cs="Helvetica"/>
        </w:rPr>
        <w:tab/>
        <w:t>Chaichana KL, Quinones-Hinojosa A (2014) The need to continually redefine the goals of surgery for glioblastoma. Neuro-Oncology 16:611–612. doi: 10.1093/neuonc/not326</w:t>
      </w:r>
    </w:p>
    <w:p w14:paraId="1AA164BC"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10.</w:t>
      </w:r>
      <w:r>
        <w:rPr>
          <w:rFonts w:ascii="Helvetica" w:hAnsi="Helvetica" w:cs="Helvetica"/>
        </w:rPr>
        <w:tab/>
        <w:t>Silbergeld DL, Chicoine MR (1997) Isolation and characterization of human malignant glioma cells from histologically normal brain. J Neurosurg 86:525–531. doi: 10.3171/jns.1997.86.3.0525</w:t>
      </w:r>
    </w:p>
    <w:p w14:paraId="3CA2490E"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11.</w:t>
      </w:r>
      <w:r>
        <w:rPr>
          <w:rFonts w:ascii="Helvetica" w:hAnsi="Helvetica" w:cs="Helvetica"/>
        </w:rPr>
        <w:tab/>
        <w:t>Piccirillo SGM, Spiteri I, Sottoriva A, et al (2015) Contributions to drug resistance in glioblastoma derived from malignant cells in the sub-ependymal zone. Cancer Res 75:194–202. doi: 10.1158/0008-5472.CAN-13-3131</w:t>
      </w:r>
    </w:p>
    <w:p w14:paraId="38D95FE0"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12.</w:t>
      </w:r>
      <w:r>
        <w:rPr>
          <w:rFonts w:ascii="Helvetica" w:hAnsi="Helvetica" w:cs="Helvetica"/>
        </w:rPr>
        <w:tab/>
        <w:t>Claes A, Idema AJ, Wesseling P (2007) Diffuse glioma growth: a guerilla war. Acta Neuropathologica 114:443. doi: 10.1007/s00401-007-0293-7</w:t>
      </w:r>
    </w:p>
    <w:p w14:paraId="063FDA49"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13.</w:t>
      </w:r>
      <w:r>
        <w:rPr>
          <w:rFonts w:ascii="Helvetica" w:hAnsi="Helvetica" w:cs="Helvetica"/>
        </w:rPr>
        <w:tab/>
        <w:t>Patil CG, Anthony Yi, Adam Elramsisy, et al (2012) Prognosis of patients with multifocal glioblastoma: a case-control study. J Neurosurg 117:705–711.</w:t>
      </w:r>
    </w:p>
    <w:p w14:paraId="5AA5E80D"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lastRenderedPageBreak/>
        <w:t>14.</w:t>
      </w:r>
      <w:r>
        <w:rPr>
          <w:rFonts w:ascii="Helvetica" w:hAnsi="Helvetica" w:cs="Helvetica"/>
        </w:rPr>
        <w:tab/>
        <w:t>Van Loo P, Nordgard SH, Lingjærde OC, et al (2010) Allele-specific copy number analysis of tumors. Proc Natl Acad Sci USA 107:16910–16915. doi: 10.1073/pnas.1009843107</w:t>
      </w:r>
    </w:p>
    <w:p w14:paraId="29C42A25"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15.</w:t>
      </w:r>
      <w:r>
        <w:rPr>
          <w:rFonts w:ascii="Helvetica" w:hAnsi="Helvetica" w:cs="Helvetica"/>
        </w:rPr>
        <w:tab/>
        <w:t>Favero F, Joshi T, Marquard AM, et al (2014) Sequenza: allele-specific copy number and mutation profiles from tumor sequencing data. Annals of Oncology 26:64–70. doi: 10.1093/annonc/mdu479</w:t>
      </w:r>
    </w:p>
    <w:p w14:paraId="659184BD"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16.</w:t>
      </w:r>
      <w:r>
        <w:rPr>
          <w:rFonts w:ascii="Helvetica" w:hAnsi="Helvetica" w:cs="Helvetica"/>
        </w:rPr>
        <w:tab/>
        <w:t>van de Wiel MA, Kim KI, Vosse SJ, et al (2007) CGHcall: calling aberrations for array CGH tumor profiles. Bioinformatics 23:892–894. doi: 10.1093/bioinformatics/btm030</w:t>
      </w:r>
    </w:p>
    <w:p w14:paraId="1A9E2273"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17.</w:t>
      </w:r>
      <w:r>
        <w:rPr>
          <w:rFonts w:ascii="Helvetica" w:hAnsi="Helvetica" w:cs="Helvetica"/>
        </w:rPr>
        <w:tab/>
        <w:t>Nilsen G, Liestøl K, Van Loo P, et al (2012) Copynumber: Efficient algorithms for single- and multi-track copy number segmentation. BMC Genomics 2012 13:1 13:591. doi: 10.1186/1471-2164-13-591</w:t>
      </w:r>
    </w:p>
    <w:p w14:paraId="3F9C5CCF"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18.</w:t>
      </w:r>
      <w:r>
        <w:rPr>
          <w:rFonts w:ascii="Helvetica" w:hAnsi="Helvetica" w:cs="Helvetica"/>
        </w:rPr>
        <w:tab/>
        <w:t>Benaglia T, Chauveau D, Hunter DR, Young D (2009) mixtools: An RPackage for Analyzing Finite Mixture Models. J Stat Soft. doi: 10.18637/jss.v032.i06</w:t>
      </w:r>
    </w:p>
    <w:p w14:paraId="6CA15287"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19.</w:t>
      </w:r>
      <w:r>
        <w:rPr>
          <w:rFonts w:ascii="Helvetica" w:hAnsi="Helvetica" w:cs="Helvetica"/>
        </w:rPr>
        <w:tab/>
        <w:t>Nik-Zainal S, Van Loo P, Wedge DC, et al (2012) The life history of 21 breast cancers. Cell 149:994–1007. doi: 10.1016/j.cell.2012.04.023</w:t>
      </w:r>
    </w:p>
    <w:p w14:paraId="03E80360"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20.</w:t>
      </w:r>
      <w:r>
        <w:rPr>
          <w:rFonts w:ascii="Helvetica" w:hAnsi="Helvetica" w:cs="Helvetica"/>
        </w:rPr>
        <w:tab/>
        <w:t>Jiang H, Lei R, Ding S-W, Zhu S (2014) Skewer: a fast and accurate adapter trimmer for next-generation sequencing paired-end reads. BMC Bioinformatics 15:182. doi: 10.1186/1471-2105-15-182</w:t>
      </w:r>
    </w:p>
    <w:p w14:paraId="76D636F0"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21.</w:t>
      </w:r>
      <w:r>
        <w:rPr>
          <w:rFonts w:ascii="Helvetica" w:hAnsi="Helvetica" w:cs="Helvetica"/>
        </w:rPr>
        <w:tab/>
        <w:t>Li H, Durbin R (2009) Fast and accurate short read alignment with Burrows-Wheeler transform. Bioinformatics 25:1754–1760. doi: 10.1093/bioinformatics/btp324</w:t>
      </w:r>
    </w:p>
    <w:p w14:paraId="130696D1"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22.</w:t>
      </w:r>
      <w:r>
        <w:rPr>
          <w:rFonts w:ascii="Helvetica" w:hAnsi="Helvetica" w:cs="Helvetica"/>
        </w:rPr>
        <w:tab/>
        <w:t>Rimmer A, Phan H, Mathieson I, et al (2014) Integrating mapping-, assembly- and haplotype-based approaches for calling variants in clinical sequencing applications. Nature Genetics 46:912–918. doi: 10.1038/ng.3036</w:t>
      </w:r>
    </w:p>
    <w:p w14:paraId="7ED48CB0"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23.</w:t>
      </w:r>
      <w:r>
        <w:rPr>
          <w:rFonts w:ascii="Helvetica" w:hAnsi="Helvetica" w:cs="Helvetica"/>
        </w:rPr>
        <w:tab/>
        <w:t>Cibulskis K, Lawrence MS, Carter SL, et al (2013) Sensitive detection of somatic point mutations in impure and heterogeneous cancer samples. Nature Biotechnology 31:213–219. doi: 10.1038/nbt.2514</w:t>
      </w:r>
    </w:p>
    <w:p w14:paraId="3B26480E"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24.</w:t>
      </w:r>
      <w:r>
        <w:rPr>
          <w:rFonts w:ascii="Helvetica" w:hAnsi="Helvetica" w:cs="Helvetica"/>
        </w:rPr>
        <w:tab/>
        <w:t>Münz M, Ruark E, Renwick A, et al (2015) CSN and CAVA: variant annotation tools for rapid, robust next-generation sequencing analysis in the clinical setting. Genome Med 7:76. doi: 10.1186/s13073-015-0195-6</w:t>
      </w:r>
    </w:p>
    <w:p w14:paraId="46A70E56"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25.</w:t>
      </w:r>
      <w:r>
        <w:rPr>
          <w:rFonts w:ascii="Helvetica" w:hAnsi="Helvetica" w:cs="Helvetica"/>
        </w:rPr>
        <w:tab/>
        <w:t xml:space="preserve">McLaren W, Gil L, Hunt SE, Riat HS (2016) The Ensembl Variant Effect Predictor. Genome … </w:t>
      </w:r>
    </w:p>
    <w:p w14:paraId="11DDDD80"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26.</w:t>
      </w:r>
      <w:r>
        <w:rPr>
          <w:rFonts w:ascii="Helvetica" w:hAnsi="Helvetica" w:cs="Helvetica"/>
        </w:rPr>
        <w:tab/>
        <w:t>Jiang Y, Qiu Y, Minn AJ, Zhang NR (2016) Assessing intratumor heterogeneity and tracking longitudinal and spatial clonal evolutionary history by next-generation sequencing. PNAS 201522203. doi: 10.1073/pnas.1522203113</w:t>
      </w:r>
    </w:p>
    <w:p w14:paraId="07872C54"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t>27.</w:t>
      </w:r>
      <w:r>
        <w:rPr>
          <w:rFonts w:ascii="Helvetica" w:hAnsi="Helvetica" w:cs="Helvetica"/>
        </w:rPr>
        <w:tab/>
        <w:t>Swofford DL (2005) PAUP*: Phylogenetic Analysis Using Parsimony (and Other Methods) 4.0 Beta. In: Sinauer, Sunderland, MA. http://www.sinauer.com/paup-phylogenetic-analysis-using-parsimony-and-other-methods-4-0-beta.html. Accessed 9 Mar 2015</w:t>
      </w:r>
    </w:p>
    <w:p w14:paraId="67BC482A" w14:textId="77777777" w:rsidR="00E563F7" w:rsidRDefault="00E563F7" w:rsidP="00E563F7">
      <w:pPr>
        <w:tabs>
          <w:tab w:val="left" w:pos="640"/>
        </w:tabs>
        <w:autoSpaceDE w:val="0"/>
        <w:autoSpaceDN w:val="0"/>
        <w:adjustRightInd w:val="0"/>
        <w:spacing w:after="240"/>
        <w:ind w:left="640" w:hanging="640"/>
        <w:rPr>
          <w:rFonts w:ascii="Helvetica" w:hAnsi="Helvetica" w:cs="Helvetica"/>
        </w:rPr>
      </w:pPr>
      <w:r>
        <w:rPr>
          <w:rFonts w:ascii="Helvetica" w:hAnsi="Helvetica" w:cs="Helvetica"/>
        </w:rPr>
        <w:lastRenderedPageBreak/>
        <w:t>28.</w:t>
      </w:r>
      <w:r>
        <w:rPr>
          <w:rFonts w:ascii="Helvetica" w:hAnsi="Helvetica" w:cs="Helvetica"/>
        </w:rPr>
        <w:tab/>
        <w:t>Revell LJ (2012) phytools: an R package for phylogenetic comparative biology (and other things). Methods in Ecology and Evolution 3:217–223. doi: 10.1111/j.2041-210X.2011.00169.x</w:t>
      </w:r>
    </w:p>
    <w:p w14:paraId="41FECEF6" w14:textId="7AF047E1" w:rsidR="003A6C83" w:rsidRPr="00156689" w:rsidRDefault="00135AF7" w:rsidP="00E563F7">
      <w:pPr>
        <w:tabs>
          <w:tab w:val="left" w:pos="640"/>
        </w:tabs>
        <w:autoSpaceDE w:val="0"/>
        <w:autoSpaceDN w:val="0"/>
        <w:adjustRightInd w:val="0"/>
        <w:spacing w:after="240"/>
        <w:ind w:left="640" w:hanging="640"/>
        <w:rPr>
          <w:rFonts w:ascii="Arial" w:hAnsi="Arial" w:cs="Arial"/>
        </w:rPr>
      </w:pPr>
      <w:r w:rsidRPr="00156689">
        <w:rPr>
          <w:rFonts w:ascii="Arial" w:hAnsi="Arial" w:cs="Arial"/>
        </w:rPr>
        <w:fldChar w:fldCharType="end"/>
      </w:r>
    </w:p>
    <w:sectPr w:rsidR="003A6C83" w:rsidRPr="00156689" w:rsidSect="00156689">
      <w:footerReference w:type="even" r:id="rId17"/>
      <w:footerReference w:type="default" r:id="rId18"/>
      <w:pgSz w:w="11900" w:h="16840"/>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4" w:author="Microsoft Office User" w:date="2018-04-25T16:40:00Z" w:initials="MOU">
    <w:p w14:paraId="3A012F2A" w14:textId="77777777" w:rsidR="00FA73F0" w:rsidRDefault="00FA73F0" w:rsidP="00E752D5">
      <w:r>
        <w:rPr>
          <w:rStyle w:val="CommentReference"/>
        </w:rPr>
        <w:annotationRef/>
      </w:r>
      <w:r>
        <w:t xml:space="preserve">Suggest a reference here. </w:t>
      </w:r>
      <w:hyperlink r:id="rId1" w:tooltip="Journal of neuro-oncology." w:history="1">
        <w:r>
          <w:rPr>
            <w:rStyle w:val="Hyperlink"/>
            <w:rFonts w:ascii="Arial" w:hAnsi="Arial" w:cs="Arial"/>
            <w:color w:val="660066"/>
            <w:sz w:val="17"/>
            <w:szCs w:val="17"/>
          </w:rPr>
          <w:t>J Neurooncol.</w:t>
        </w:r>
      </w:hyperlink>
      <w:r>
        <w:rPr>
          <w:rStyle w:val="apple-converted-space"/>
          <w:rFonts w:ascii="Arial" w:hAnsi="Arial" w:cs="Arial"/>
          <w:color w:val="000000"/>
          <w:sz w:val="17"/>
          <w:szCs w:val="17"/>
          <w:shd w:val="clear" w:color="auto" w:fill="FFFFFF"/>
        </w:rPr>
        <w:t> </w:t>
      </w:r>
      <w:r>
        <w:rPr>
          <w:rFonts w:ascii="Arial" w:hAnsi="Arial" w:cs="Arial"/>
          <w:color w:val="000000"/>
          <w:sz w:val="17"/>
          <w:szCs w:val="17"/>
          <w:shd w:val="clear" w:color="auto" w:fill="FFFFFF"/>
        </w:rPr>
        <w:t>2018 Jan;136(2):413-419. doi: 10.1007/s11060-017-2669-4.</w:t>
      </w:r>
    </w:p>
    <w:p w14:paraId="11E652B0" w14:textId="117AB22D" w:rsidR="00FA73F0" w:rsidRDefault="00FA73F0">
      <w:pPr>
        <w:pStyle w:val="CommentText"/>
      </w:pPr>
      <w:r>
        <w:t>Its clinical ??an experimental paper too?</w:t>
      </w:r>
    </w:p>
  </w:comment>
  <w:comment w:id="107" w:author="Inma" w:date="2018-04-10T21:29:00Z" w:initials="I">
    <w:p w14:paraId="53D4F9D1" w14:textId="07B8AF9A" w:rsidR="00FA73F0" w:rsidRDefault="00FA73F0">
      <w:pPr>
        <w:pStyle w:val="CommentText"/>
      </w:pPr>
      <w:r>
        <w:rPr>
          <w:rStyle w:val="CommentReference"/>
        </w:rPr>
        <w:annotationRef/>
      </w:r>
      <w:r>
        <w:t>We might open a can of worms if we speculate about this. They might start asking about inflammation signatures or IHC for immune cells…</w:t>
      </w:r>
    </w:p>
  </w:comment>
  <w:comment w:id="108" w:author="Microsoft Office User" w:date="2018-04-25T12:28:00Z" w:initials="MOU">
    <w:p w14:paraId="7A59C1AB" w14:textId="6067B681" w:rsidR="00FA73F0" w:rsidRDefault="00FA73F0">
      <w:pPr>
        <w:pStyle w:val="CommentText"/>
      </w:pPr>
      <w:r>
        <w:rPr>
          <w:rStyle w:val="CommentReference"/>
        </w:rPr>
        <w:annotationRef/>
      </w:r>
    </w:p>
  </w:comment>
  <w:comment w:id="91" w:author="Inma" w:date="2018-04-10T21:20:00Z" w:initials="I">
    <w:p w14:paraId="7D9EA93C" w14:textId="12F2F348" w:rsidR="00FA73F0" w:rsidRDefault="00FA73F0">
      <w:pPr>
        <w:pStyle w:val="CommentText"/>
      </w:pPr>
      <w:r>
        <w:rPr>
          <w:rStyle w:val="CommentReference"/>
        </w:rPr>
        <w:annotationRef/>
      </w:r>
      <w:r>
        <w:t>We have to really clarify and differentiate between the two distinct microenvironments you´re describing: the SVZ one  will make the cancer cells survive and stay quiescent while the “Proliferative” one will make them grow.</w:t>
      </w:r>
    </w:p>
  </w:comment>
  <w:comment w:id="135" w:author="Microsoft Office User" w:date="2018-04-25T12:33:00Z" w:initials="MOU">
    <w:p w14:paraId="50FDEB1C" w14:textId="5BF1579B" w:rsidR="00FA73F0" w:rsidRDefault="00FA73F0">
      <w:pPr>
        <w:pStyle w:val="CommentText"/>
      </w:pPr>
      <w:r>
        <w:rPr>
          <w:rStyle w:val="CommentReference"/>
        </w:rPr>
        <w:annotationRef/>
      </w:r>
      <w:r>
        <w:t>GBM or GB?</w:t>
      </w:r>
    </w:p>
  </w:comment>
  <w:comment w:id="138" w:author="Sara Piccirillo" w:date="2018-05-01T18:31:00Z" w:initials="SP">
    <w:p w14:paraId="1B6CEA80" w14:textId="0E37F5FE" w:rsidR="00FA73F0" w:rsidRDefault="00FA73F0">
      <w:pPr>
        <w:pStyle w:val="CommentText"/>
      </w:pPr>
      <w:r>
        <w:rPr>
          <w:rStyle w:val="CommentReference"/>
        </w:rPr>
        <w:annotationRef/>
      </w:r>
      <w:r>
        <w:t>This is true only for those collected from T. SVZ was collected based on anatomical localization and M based on 5-ALA.</w:t>
      </w:r>
    </w:p>
  </w:comment>
  <w:comment w:id="139" w:author="Giulio" w:date="2018-05-03T14:23:00Z" w:initials="G">
    <w:p w14:paraId="6A0086AA" w14:textId="3FD6E548" w:rsidR="00FA73F0" w:rsidRDefault="00FA73F0">
      <w:pPr>
        <w:pStyle w:val="CommentText"/>
      </w:pPr>
      <w:r>
        <w:rPr>
          <w:rStyle w:val="CommentReference"/>
        </w:rPr>
        <w:annotationRef/>
      </w:r>
      <w:r>
        <w:t>Was a micro here?</w:t>
      </w:r>
    </w:p>
  </w:comment>
  <w:comment w:id="144" w:author="George Cresswell" w:date="2018-04-24T10:53:00Z" w:initials="GC">
    <w:p w14:paraId="31BC4A89" w14:textId="77777777" w:rsidR="00FA73F0" w:rsidRDefault="00FA73F0" w:rsidP="00134F1C">
      <w:pPr>
        <w:pStyle w:val="CommentText"/>
      </w:pPr>
      <w:r>
        <w:rPr>
          <w:rStyle w:val="CommentReference"/>
        </w:rPr>
        <w:annotationRef/>
      </w:r>
      <w:r>
        <w:t>Requires confirmation from Targets.txt</w:t>
      </w:r>
    </w:p>
  </w:comment>
  <w:comment w:id="145" w:author="Giulio" w:date="2018-05-03T14:24:00Z" w:initials="G">
    <w:p w14:paraId="3226E029" w14:textId="119BC5C5" w:rsidR="00FA73F0" w:rsidRDefault="00FA73F0">
      <w:pPr>
        <w:pStyle w:val="CommentText"/>
      </w:pPr>
      <w:r>
        <w:rPr>
          <w:rStyle w:val="CommentReference"/>
        </w:rPr>
        <w:annotationRef/>
      </w:r>
      <w:r>
        <w:rPr>
          <w:rStyle w:val="CommentReference"/>
        </w:rPr>
        <w:t>add</w:t>
      </w:r>
      <w:r>
        <w:t xml:space="preserve"> “across all patients”?</w:t>
      </w:r>
    </w:p>
  </w:comment>
  <w:comment w:id="146" w:author="Andrea Sottoriva" w:date="2018-04-24T16:46:00Z" w:initials="AS">
    <w:p w14:paraId="6F026FD5" w14:textId="6824CF0D" w:rsidR="00FA73F0" w:rsidRDefault="00FA73F0">
      <w:pPr>
        <w:pStyle w:val="CommentText"/>
      </w:pPr>
      <w:r>
        <w:rPr>
          <w:rStyle w:val="CommentReference"/>
        </w:rPr>
        <w:annotationRef/>
      </w:r>
      <w:r>
        <w:t>Alexandra to check</w:t>
      </w:r>
    </w:p>
  </w:comment>
  <w:comment w:id="200" w:author="Giulio" w:date="2018-05-03T14:52:00Z" w:initials="G">
    <w:p w14:paraId="52B7E489" w14:textId="499B5781" w:rsidR="00FA73F0" w:rsidRDefault="00FA73F0">
      <w:pPr>
        <w:pStyle w:val="CommentText"/>
      </w:pPr>
      <w:r>
        <w:rPr>
          <w:rStyle w:val="CommentReference"/>
        </w:rPr>
        <w:annotationRef/>
      </w:r>
      <w:r>
        <w:t>May want to add a reference here? George or Andrea should have one.</w:t>
      </w:r>
    </w:p>
  </w:comment>
  <w:comment w:id="231" w:author="Giulio" w:date="2018-05-03T15:02:00Z" w:initials="G">
    <w:p w14:paraId="5193AEC6" w14:textId="7575A84A" w:rsidR="00FA73F0" w:rsidRDefault="00FA73F0">
      <w:pPr>
        <w:pStyle w:val="CommentText"/>
      </w:pPr>
      <w:r>
        <w:rPr>
          <w:rStyle w:val="CommentReference"/>
        </w:rPr>
        <w:annotationRef/>
      </w:r>
      <w:r>
        <w:t>Pyclone? Somebody else?</w:t>
      </w:r>
    </w:p>
  </w:comment>
  <w:comment w:id="288" w:author="Giulio" w:date="2018-05-03T15:31:00Z" w:initials="G">
    <w:p w14:paraId="0691A655" w14:textId="194B3D8E" w:rsidR="006F17D6" w:rsidRDefault="006F17D6">
      <w:pPr>
        <w:pStyle w:val="CommentText"/>
      </w:pPr>
      <w:r>
        <w:rPr>
          <w:rStyle w:val="CommentReference"/>
        </w:rPr>
        <w:annotationRef/>
      </w:r>
      <w:r>
        <w:t xml:space="preserve">Guido. La retorica ti piace? Ovviamente rigettare H0 non comporta dire che non ci sia la mutazione, vuol dire solo che e’ improbabile che sia clonale. Potrebbe pero essere sottoclonale (una delle alternative non implicate da rigettare H0), il che darebbe luogo a tutta una altra struttura filogenetica tra M e il primario. Io non so come dire meglio questa cosa, perche ad essere pignoli non credo che si possa costruire un discorso che sia statisticamente impeccabile (uno statistic comunque capire immediatamente questa cosa). La cosa che ho cercato di mettere insieme e’ dire che, assieme all’albero filogenetico che suggerisce l’ancestralita del margine, piu il test, in qualche modo questo suggerisce che fra la alternative “La mutaizone non c’e’”, </w:t>
      </w:r>
      <w:r w:rsidR="00902FDB">
        <w:t>“La mutazione e’ sottoclonale” la prima sia piu supportata. Sono forse trope paranoie per Neuroncology?</w:t>
      </w:r>
    </w:p>
  </w:comment>
  <w:comment w:id="318" w:author="Sara Piccirillo" w:date="2018-04-30T18:18:00Z" w:initials="SP">
    <w:p w14:paraId="0E43D786" w14:textId="6FA26D29" w:rsidR="00FA73F0" w:rsidRDefault="00FA73F0">
      <w:pPr>
        <w:pStyle w:val="CommentText"/>
      </w:pPr>
      <w:r>
        <w:rPr>
          <w:rStyle w:val="CommentReference"/>
        </w:rPr>
        <w:annotationRef/>
      </w:r>
      <w:r>
        <w:t>If we refer to this paper we should be ok with the description of this area and of the M cells and we would not need to add more info here.</w:t>
      </w:r>
    </w:p>
  </w:comment>
  <w:comment w:id="325" w:author="Andrea Sottoriva" w:date="2018-04-11T17:54:00Z" w:initials="AS">
    <w:p w14:paraId="09E637E2" w14:textId="6559488F" w:rsidR="00FA73F0" w:rsidRDefault="00FA73F0">
      <w:pPr>
        <w:pStyle w:val="CommentText"/>
      </w:pPr>
      <w:r>
        <w:rPr>
          <w:rStyle w:val="CommentReference"/>
        </w:rPr>
        <w:annotationRef/>
      </w:r>
      <w:r>
        <w:t>Inma: do we have the table with the clinical info somewhere?</w:t>
      </w:r>
    </w:p>
    <w:p w14:paraId="5D4D2880" w14:textId="249E3573" w:rsidR="00FA73F0" w:rsidRDefault="00FA73F0">
      <w:pPr>
        <w:pStyle w:val="CommentText"/>
      </w:pPr>
      <w:r w:rsidRPr="00EB4E0F">
        <w:rPr>
          <w:color w:val="FF0000"/>
        </w:rPr>
        <w:t>IS: haven’t found any electronic copy, will look into any documents I got from sara/Colin</w:t>
      </w:r>
    </w:p>
  </w:comment>
  <w:comment w:id="326" w:author="Microsoft Office User" w:date="2018-04-25T12:41:00Z" w:initials="MOU">
    <w:p w14:paraId="43DFFF21" w14:textId="5675D127" w:rsidR="00FA73F0" w:rsidRDefault="00FA73F0">
      <w:pPr>
        <w:pStyle w:val="CommentText"/>
      </w:pPr>
      <w:r>
        <w:rPr>
          <w:rStyle w:val="CommentReference"/>
        </w:rPr>
        <w:annotationRef/>
      </w:r>
      <w:r>
        <w:t xml:space="preserve">Sara should have this. </w:t>
      </w:r>
    </w:p>
  </w:comment>
  <w:comment w:id="298" w:author="Microsoft Office User" w:date="2018-04-25T12:42:00Z" w:initials="MOU">
    <w:p w14:paraId="50487942" w14:textId="0760AC9A" w:rsidR="00FA73F0" w:rsidRDefault="00FA73F0">
      <w:pPr>
        <w:pStyle w:val="CommentText"/>
      </w:pPr>
      <w:r>
        <w:rPr>
          <w:rStyle w:val="CommentReference"/>
        </w:rPr>
        <w:annotationRef/>
      </w:r>
    </w:p>
  </w:comment>
  <w:comment w:id="329" w:author="Andrea Sottoriva" w:date="2018-04-10T09:16:00Z" w:initials="AS">
    <w:p w14:paraId="56D2D0AA" w14:textId="2A54ECDA" w:rsidR="00FA73F0" w:rsidRDefault="00FA73F0">
      <w:pPr>
        <w:pStyle w:val="CommentText"/>
      </w:pPr>
      <w:r>
        <w:rPr>
          <w:rStyle w:val="CommentReference"/>
        </w:rPr>
        <w:annotationRef/>
      </w:r>
      <w:r>
        <w:t>Giulio: are the indels in the heatmaps too? If not , should we create a Supplementary Figure with the indels as well?</w:t>
      </w:r>
    </w:p>
  </w:comment>
  <w:comment w:id="328" w:author="Giulio" w:date="2018-05-03T16:12:00Z" w:initials="G">
    <w:p w14:paraId="6DFF9B1B" w14:textId="6A098E5B" w:rsidR="00BC2151" w:rsidRDefault="00BC2151">
      <w:pPr>
        <w:pStyle w:val="CommentText"/>
      </w:pPr>
      <w:r>
        <w:rPr>
          <w:rStyle w:val="CommentReference"/>
        </w:rPr>
        <w:annotationRef/>
      </w:r>
      <w:r>
        <w:t xml:space="preserve">Watchout, we agreed to remove them and I provided you with the </w:t>
      </w:r>
      <w:r w:rsidR="00A75EA9">
        <w:t>data for the supplementary tables.</w:t>
      </w:r>
    </w:p>
  </w:comment>
  <w:comment w:id="330" w:author="Andrea Sottoriva" w:date="2018-04-10T09:16:00Z" w:initials="AS">
    <w:p w14:paraId="6A2FEC4B" w14:textId="36365A45" w:rsidR="00FA73F0" w:rsidRDefault="00FA73F0">
      <w:pPr>
        <w:pStyle w:val="CommentText"/>
      </w:pPr>
      <w:r>
        <w:rPr>
          <w:rStyle w:val="CommentReference"/>
        </w:rPr>
        <w:annotationRef/>
      </w:r>
      <w:r>
        <w:t>Giulio: please check this</w:t>
      </w:r>
    </w:p>
  </w:comment>
  <w:comment w:id="331" w:author="Andrea Sottoriva" w:date="2018-04-10T09:16:00Z" w:initials="AS">
    <w:p w14:paraId="21442C98" w14:textId="1AC5D7D8" w:rsidR="00FA73F0" w:rsidRDefault="00FA73F0">
      <w:pPr>
        <w:pStyle w:val="CommentText"/>
      </w:pPr>
      <w:r>
        <w:rPr>
          <w:rStyle w:val="CommentReference"/>
        </w:rPr>
        <w:annotationRef/>
      </w:r>
      <w:r>
        <w:t>George: could you please check this?</w:t>
      </w:r>
    </w:p>
  </w:comment>
  <w:comment w:id="332" w:author="Andrea Sottoriva" w:date="2018-04-10T09:17:00Z" w:initials="AS">
    <w:p w14:paraId="6312F8D2" w14:textId="64F7E30A" w:rsidR="00FA73F0" w:rsidRDefault="00FA73F0">
      <w:pPr>
        <w:pStyle w:val="CommentText"/>
      </w:pPr>
      <w:r>
        <w:rPr>
          <w:rStyle w:val="CommentReference"/>
        </w:rPr>
        <w:annotationRef/>
      </w:r>
      <w:r>
        <w:t>George: can you please check this?</w:t>
      </w:r>
    </w:p>
  </w:comment>
  <w:comment w:id="333" w:author="Andrea Sottoriva" w:date="2018-04-10T09:17:00Z" w:initials="AS">
    <w:p w14:paraId="72D149F1" w14:textId="675420CB" w:rsidR="00FA73F0" w:rsidRDefault="00FA73F0">
      <w:pPr>
        <w:pStyle w:val="CommentText"/>
      </w:pPr>
      <w:r>
        <w:rPr>
          <w:rStyle w:val="CommentReference"/>
        </w:rPr>
        <w:annotationRef/>
      </w:r>
      <w:r>
        <w:t>George: could you please check this?</w:t>
      </w:r>
    </w:p>
  </w:comment>
  <w:comment w:id="334" w:author="Andrea Sottoriva" w:date="2018-04-10T09:17:00Z" w:initials="AS">
    <w:p w14:paraId="32869E35" w14:textId="5D9A267D" w:rsidR="00FA73F0" w:rsidRDefault="00FA73F0">
      <w:pPr>
        <w:pStyle w:val="CommentText"/>
      </w:pPr>
      <w:r>
        <w:rPr>
          <w:rStyle w:val="CommentReference"/>
        </w:rPr>
        <w:annotationRef/>
      </w:r>
      <w:r>
        <w:t>George: could you please check this?</w:t>
      </w:r>
    </w:p>
  </w:comment>
  <w:comment w:id="336" w:author="Andrea Sottoriva" w:date="2018-04-10T09:18:00Z" w:initials="AS">
    <w:p w14:paraId="25A7256C" w14:textId="73800FD4" w:rsidR="00FA73F0" w:rsidRDefault="00FA73F0">
      <w:pPr>
        <w:pStyle w:val="CommentText"/>
      </w:pPr>
      <w:r>
        <w:rPr>
          <w:rStyle w:val="CommentReference"/>
        </w:rPr>
        <w:annotationRef/>
      </w:r>
      <w:r>
        <w:t>George: could you please check this?</w:t>
      </w:r>
    </w:p>
  </w:comment>
  <w:comment w:id="337" w:author="Sara Piccirillo" w:date="2018-04-30T18:32:00Z" w:initials="SP">
    <w:p w14:paraId="3EF31CFA" w14:textId="355C2888" w:rsidR="00FA73F0" w:rsidRDefault="00FA73F0">
      <w:pPr>
        <w:pStyle w:val="CommentText"/>
      </w:pPr>
      <w:r>
        <w:rPr>
          <w:rStyle w:val="CommentReference"/>
        </w:rPr>
        <w:annotationRef/>
      </w:r>
      <w:r>
        <w:t>This is too technical and interrupts the flow of the results. Suggest that all the technical issues are moved to the M&amp;M section.</w:t>
      </w:r>
    </w:p>
  </w:comment>
  <w:comment w:id="339" w:author="Andrea Sottoriva" w:date="2018-04-10T09:18:00Z" w:initials="AS">
    <w:p w14:paraId="7C9A5158" w14:textId="3EFAA48D" w:rsidR="00FA73F0" w:rsidRDefault="00FA73F0">
      <w:pPr>
        <w:pStyle w:val="CommentText"/>
      </w:pPr>
      <w:r>
        <w:rPr>
          <w:rStyle w:val="CommentReference"/>
        </w:rPr>
        <w:annotationRef/>
      </w:r>
      <w:r>
        <w:t>George/Giulio: could you please check this?</w:t>
      </w:r>
    </w:p>
  </w:comment>
  <w:comment w:id="338" w:author="Sara Piccirillo" w:date="2018-04-30T18:33:00Z" w:initials="SP">
    <w:p w14:paraId="5F59F963" w14:textId="7057107C" w:rsidR="00FA73F0" w:rsidRDefault="00FA73F0">
      <w:pPr>
        <w:pStyle w:val="CommentText"/>
      </w:pPr>
      <w:r>
        <w:rPr>
          <w:rStyle w:val="CommentReference"/>
        </w:rPr>
        <w:annotationRef/>
      </w:r>
      <w:r>
        <w:t>Same as my comment above</w:t>
      </w:r>
    </w:p>
  </w:comment>
  <w:comment w:id="342" w:author="Sara Piccirillo" w:date="2018-04-30T18:33:00Z" w:initials="SP">
    <w:p w14:paraId="246129EE" w14:textId="4B126A88" w:rsidR="00FA73F0" w:rsidRDefault="00FA73F0">
      <w:pPr>
        <w:pStyle w:val="CommentText"/>
      </w:pPr>
      <w:r>
        <w:rPr>
          <w:rStyle w:val="CommentReference"/>
        </w:rPr>
        <w:annotationRef/>
      </w:r>
      <w:r>
        <w:t>Same as above. Can this be summarized in one sentence here and the rest moved to M&amp;M?</w:t>
      </w:r>
    </w:p>
  </w:comment>
  <w:comment w:id="343" w:author="Giulio" w:date="2018-05-03T16:15:00Z" w:initials="G">
    <w:p w14:paraId="48092D5F" w14:textId="4471DFDB" w:rsidR="00654344" w:rsidRDefault="00654344">
      <w:pPr>
        <w:pStyle w:val="CommentText"/>
      </w:pPr>
      <w:r>
        <w:rPr>
          <w:rStyle w:val="CommentReference"/>
        </w:rPr>
        <w:annotationRef/>
      </w:r>
      <w:r>
        <w:t>This is a bit overinterpreting the test</w:t>
      </w:r>
      <w:r w:rsidR="00A75EA9">
        <w:t>. It is better to have something like</w:t>
      </w:r>
    </w:p>
    <w:p w14:paraId="5FA5A57B" w14:textId="5470F1AA" w:rsidR="00654344" w:rsidRDefault="00654344">
      <w:pPr>
        <w:pStyle w:val="CommentText"/>
      </w:pPr>
    </w:p>
    <w:p w14:paraId="0BF3E8EB" w14:textId="3A27F970" w:rsidR="00654344" w:rsidRDefault="00654344">
      <w:pPr>
        <w:pStyle w:val="CommentText"/>
      </w:pPr>
      <w:r>
        <w:rPr>
          <w:rFonts w:ascii="Arial" w:hAnsi="Arial" w:cs="Arial"/>
        </w:rPr>
        <w:t xml:space="preserve">In addition, to further support our results, we developed a new statistical method to test </w:t>
      </w:r>
      <w:r w:rsidR="00A75EA9">
        <w:rPr>
          <w:rFonts w:ascii="Arial" w:hAnsi="Arial" w:cs="Arial"/>
        </w:rPr>
        <w:t xml:space="preserve">for </w:t>
      </w:r>
      <w:r>
        <w:rPr>
          <w:rFonts w:ascii="Arial" w:hAnsi="Arial" w:cs="Arial"/>
        </w:rPr>
        <w:t xml:space="preserve">whether genomic variants in targeted sequencing </w:t>
      </w:r>
      <w:r w:rsidR="00A75EA9">
        <w:rPr>
          <w:rFonts w:ascii="Arial" w:hAnsi="Arial" w:cs="Arial"/>
        </w:rPr>
        <w:t>that are missing from the margin, further corroborating the hypothesis that they are unlikely clona</w:t>
      </w:r>
      <w:r w:rsidR="00A75EA9">
        <w:rPr>
          <w:rFonts w:ascii="Arial" w:hAnsi="Arial" w:cs="Arial"/>
        </w:rPr>
        <w:t>l.</w:t>
      </w:r>
      <w:r>
        <w:rPr>
          <w:rFonts w:ascii="Arial" w:hAnsi="Arial" w:cs="Arial"/>
        </w:rPr>
        <w:t xml:space="preserve"> </w:t>
      </w:r>
      <w:r>
        <w:rPr>
          <w:rStyle w:val="CommentReference"/>
        </w:rPr>
        <w:annotationRef/>
      </w:r>
    </w:p>
    <w:p w14:paraId="4E3AB3F2" w14:textId="77777777" w:rsidR="00654344" w:rsidRDefault="00654344">
      <w:pPr>
        <w:pStyle w:val="CommentText"/>
      </w:pPr>
    </w:p>
  </w:comment>
  <w:comment w:id="346" w:author="Microsoft Office User" w:date="2018-04-25T16:11:00Z" w:initials="MOU">
    <w:p w14:paraId="4DA41DF4" w14:textId="286F9209" w:rsidR="00FA73F0" w:rsidRDefault="00FA73F0">
      <w:pPr>
        <w:pStyle w:val="CommentText"/>
      </w:pPr>
      <w:r>
        <w:rPr>
          <w:rStyle w:val="CommentReference"/>
        </w:rPr>
        <w:annotationRef/>
      </w:r>
      <w:r>
        <w:t>Have you got a non-brain dataset to support this?</w:t>
      </w:r>
    </w:p>
  </w:comment>
  <w:comment w:id="356" w:author="Sara Piccirillo" w:date="2018-04-30T18:46:00Z" w:initials="SP">
    <w:p w14:paraId="09F39AB5" w14:textId="4CD2D8F6" w:rsidR="00FA73F0" w:rsidRDefault="00FA73F0">
      <w:pPr>
        <w:pStyle w:val="CommentText"/>
      </w:pPr>
      <w:r>
        <w:rPr>
          <w:rStyle w:val="CommentReference"/>
        </w:rPr>
        <w:annotationRef/>
      </w:r>
      <w:r>
        <w:t>It is better to give some quantifications here. Suggest we change this in all 11 patients except one</w:t>
      </w:r>
    </w:p>
  </w:comment>
  <w:comment w:id="359" w:author="Microsoft Office User" w:date="2018-04-24T17:38:00Z" w:initials="MOU">
    <w:p w14:paraId="54E4C4EB" w14:textId="67634F40" w:rsidR="00FA73F0" w:rsidRDefault="00FA73F0">
      <w:pPr>
        <w:pStyle w:val="CommentText"/>
      </w:pPr>
      <w:r>
        <w:rPr>
          <w:rStyle w:val="CommentReference"/>
        </w:rPr>
        <w:annotationRef/>
      </w:r>
    </w:p>
  </w:comment>
  <w:comment w:id="363" w:author="Sara Piccirillo" w:date="2018-04-30T18:48:00Z" w:initials="SP">
    <w:p w14:paraId="165C8CFA" w14:textId="7608C9D2" w:rsidR="00FA73F0" w:rsidRDefault="00FA73F0">
      <w:pPr>
        <w:pStyle w:val="CommentText"/>
      </w:pPr>
      <w:r>
        <w:rPr>
          <w:rStyle w:val="CommentReference"/>
        </w:rPr>
        <w:annotationRef/>
      </w:r>
      <w:r>
        <w:t>We need the MRI to check whether this were distal or local recurrences. I think it is not a main point here so would leave the ‘distal’ out.</w:t>
      </w:r>
    </w:p>
  </w:comment>
  <w:comment w:id="364" w:author="Andrea Sottoriva" w:date="2018-04-10T09:30:00Z" w:initials="AS">
    <w:p w14:paraId="31ACDBEA" w14:textId="6F093FDE" w:rsidR="00FA73F0" w:rsidRDefault="00FA73F0">
      <w:pPr>
        <w:pStyle w:val="CommentText"/>
      </w:pPr>
      <w:r>
        <w:rPr>
          <w:rStyle w:val="CommentReference"/>
        </w:rPr>
        <w:annotationRef/>
      </w:r>
      <w:r>
        <w:t>Giulio, could you please check this?</w:t>
      </w:r>
    </w:p>
  </w:comment>
  <w:comment w:id="410" w:author="Microsoft Office User" w:date="2018-04-25T16:26:00Z" w:initials="MOU">
    <w:p w14:paraId="588785E6" w14:textId="4475796F" w:rsidR="00FA73F0" w:rsidRDefault="00FA73F0">
      <w:pPr>
        <w:pStyle w:val="CommentText"/>
      </w:pPr>
      <w:r>
        <w:rPr>
          <w:rStyle w:val="CommentReference"/>
        </w:rPr>
        <w:annotationRef/>
      </w:r>
      <w:r>
        <w:t>This is a technical paper that hinges on the ability to interrogate the sparsely distributed cancer cells in the tumour margin. The methodology you have developed is likely to be challenged and it should be discussed in some detail with reference to the literature (which I am not familiar with sorry)</w:t>
      </w:r>
    </w:p>
  </w:comment>
  <w:comment w:id="411" w:author="Sara Piccirillo" w:date="2018-04-30T19:15:00Z" w:initials="SP">
    <w:p w14:paraId="39318616" w14:textId="66D68875" w:rsidR="00FA73F0" w:rsidRDefault="00FA73F0">
      <w:pPr>
        <w:pStyle w:val="CommentText"/>
      </w:pPr>
      <w:r>
        <w:rPr>
          <w:rStyle w:val="CommentReference"/>
        </w:rPr>
        <w:annotationRef/>
      </w:r>
      <w:r>
        <w:t>I think that here you should first discuss the main novelty of this study, i.e. the investigation of the residual disease. Start with the biological and clinical value. To avoid criticisms, we should also make clear that the identification of M is objective. You can then describe the ‘testable’ hypothesis and the bioinformatic analysis.</w:t>
      </w:r>
    </w:p>
  </w:comment>
  <w:comment w:id="424" w:author="Sara Piccirillo" w:date="2018-05-01T19:36:00Z" w:initials="SP">
    <w:p w14:paraId="046BDF86" w14:textId="7048268B" w:rsidR="00FA73F0" w:rsidRDefault="00FA73F0">
      <w:pPr>
        <w:pStyle w:val="CommentText"/>
      </w:pPr>
      <w:r>
        <w:rPr>
          <w:rStyle w:val="CommentReference"/>
        </w:rPr>
        <w:annotationRef/>
      </w:r>
      <w:r>
        <w:t>With only two patients and few recurrent samples I think we should be a bit cautious for instance by saying that more investigation is needed to determine the link between primary-recurrent residual disease</w:t>
      </w:r>
    </w:p>
  </w:comment>
  <w:comment w:id="449" w:author="Sara Piccirillo" w:date="2018-04-30T17:44:00Z" w:initials="SP">
    <w:p w14:paraId="557A3CF7" w14:textId="055F5FB4" w:rsidR="00FA73F0" w:rsidRDefault="00FA73F0">
      <w:pPr>
        <w:pStyle w:val="CommentText"/>
      </w:pPr>
      <w:r>
        <w:rPr>
          <w:rStyle w:val="CommentReference"/>
        </w:rPr>
        <w:annotationRef/>
      </w:r>
      <w:r>
        <w:t>This is the same drawing I made for the Cancer Research paper. We need to make it different here.</w:t>
      </w:r>
    </w:p>
  </w:comment>
  <w:comment w:id="452" w:author="Sara Piccirillo" w:date="2018-04-30T17:45:00Z" w:initials="SP">
    <w:p w14:paraId="6D8B54C6" w14:textId="4946403A" w:rsidR="00FA73F0" w:rsidRDefault="00FA73F0">
      <w:pPr>
        <w:pStyle w:val="CommentText"/>
      </w:pPr>
      <w:r>
        <w:rPr>
          <w:rStyle w:val="CommentReference"/>
        </w:rPr>
        <w:annotationRef/>
      </w:r>
      <w:r>
        <w:t>Same comment as in fig. 1 about the drawing</w:t>
      </w:r>
    </w:p>
  </w:comment>
  <w:comment w:id="454" w:author="Sara Piccirillo" w:date="2018-05-01T19:45:00Z" w:initials="SP">
    <w:p w14:paraId="78AC66D2" w14:textId="68782713" w:rsidR="00FA73F0" w:rsidRDefault="00FA73F0">
      <w:pPr>
        <w:pStyle w:val="CommentText"/>
      </w:pPr>
      <w:r>
        <w:rPr>
          <w:rStyle w:val="CommentReference"/>
        </w:rPr>
        <w:annotationRef/>
      </w:r>
      <w:r>
        <w:t>What is D? I think we do not need this description here. It is basically methods.</w:t>
      </w:r>
    </w:p>
  </w:comment>
  <w:comment w:id="455" w:author="Sara Piccirillo" w:date="2018-05-01T19:47:00Z" w:initials="SP">
    <w:p w14:paraId="22EFF059" w14:textId="454A5890" w:rsidR="00FA73F0" w:rsidRDefault="00FA73F0">
      <w:pPr>
        <w:pStyle w:val="CommentText"/>
      </w:pPr>
      <w:r>
        <w:rPr>
          <w:rStyle w:val="CommentReference"/>
        </w:rPr>
        <w:annotationRef/>
      </w:r>
      <w:r>
        <w:t>The figure in A is difficult to see. Suggest we put only a couple of representative patients and the rest goes supplementary.</w:t>
      </w:r>
    </w:p>
  </w:comment>
  <w:comment w:id="457" w:author="Sara Piccirillo" w:date="2018-05-01T19:48:00Z" w:initials="SP">
    <w:p w14:paraId="111A8395" w14:textId="25212A15" w:rsidR="00FA73F0" w:rsidRDefault="00FA73F0">
      <w:pPr>
        <w:pStyle w:val="CommentText"/>
      </w:pPr>
      <w:r>
        <w:rPr>
          <w:rStyle w:val="CommentReference"/>
        </w:rPr>
        <w:annotationRef/>
      </w:r>
      <w:r>
        <w:t>Specify that SP52 is picked here in A just as an example of the testing. Same in D, right?</w:t>
      </w:r>
    </w:p>
  </w:comment>
  <w:comment w:id="462" w:author="Sara Piccirillo" w:date="2018-04-30T18:51:00Z" w:initials="SP">
    <w:p w14:paraId="024C0843" w14:textId="76FD6589" w:rsidR="00FA73F0" w:rsidRDefault="00FA73F0">
      <w:pPr>
        <w:pStyle w:val="CommentText"/>
      </w:pPr>
      <w:r>
        <w:rPr>
          <w:rStyle w:val="CommentReference"/>
        </w:rPr>
        <w:annotationRef/>
      </w:r>
      <w:r>
        <w:t>Please specify what is ‘B’. I think we should stick to the acronyms previously used in the Cancer Research/PNAS paper. Suggest that we replace it with’normal’ like in the Cancer Research.</w:t>
      </w:r>
    </w:p>
    <w:p w14:paraId="669CB329" w14:textId="12CA6D8F" w:rsidR="00FA73F0" w:rsidRDefault="00FA73F0">
      <w:pPr>
        <w:pStyle w:val="CommentText"/>
      </w:pPr>
      <w:r>
        <w:t>In the figure, why is the margin sample from patient sp54 labelled as ‘M1’?</w:t>
      </w:r>
    </w:p>
  </w:comment>
  <w:comment w:id="463" w:author="Microsoft Office User" w:date="2018-04-24T17:39:00Z" w:initials="MOU">
    <w:p w14:paraId="2094807D" w14:textId="5E0DBF20" w:rsidR="00FA73F0" w:rsidRDefault="00FA73F0">
      <w:pPr>
        <w:pStyle w:val="CommentText"/>
      </w:pPr>
      <w:r>
        <w:rPr>
          <w:rStyle w:val="CommentReference"/>
        </w:rPr>
        <w:annotationRef/>
      </w:r>
      <w:r>
        <w:t>For Sp28 is “S” SVZ? Is there a difference between the two “S”. Is T1 &amp; T2 primary or recurrent?</w:t>
      </w:r>
    </w:p>
  </w:comment>
  <w:comment w:id="465" w:author="Sara Piccirillo" w:date="2018-05-01T20:12:00Z" w:initials="SP">
    <w:p w14:paraId="1CF945D4" w14:textId="33D392B0" w:rsidR="00FA73F0" w:rsidRDefault="00FA73F0">
      <w:pPr>
        <w:pStyle w:val="CommentText"/>
      </w:pPr>
      <w:r>
        <w:rPr>
          <w:rStyle w:val="CommentReference"/>
        </w:rPr>
        <w:annotationRef/>
      </w:r>
      <w:r>
        <w:t xml:space="preserve">I see a problem here as most of the SVZ samples have a different position in the trees compared to what published in the Cancer Research paper. It will be hard to justify why out of 6 patients with the SVZ on top in previous analyses only 2 show the same here. </w:t>
      </w:r>
    </w:p>
  </w:comment>
  <w:comment w:id="464" w:author="Sara Piccirillo" w:date="2018-04-30T18:53:00Z" w:initials="SP">
    <w:p w14:paraId="1411BF9C" w14:textId="3E77F23D" w:rsidR="00FA73F0" w:rsidRDefault="00FA73F0">
      <w:pPr>
        <w:pStyle w:val="CommentText"/>
      </w:pPr>
      <w:r>
        <w:rPr>
          <w:rStyle w:val="CommentReference"/>
        </w:rPr>
        <w:annotationRef/>
      </w:r>
      <w:r>
        <w:t xml:space="preserve">We need a comment here on the two patients with the recurrent samples.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E652B0" w15:done="0"/>
  <w15:commentEx w15:paraId="53D4F9D1" w15:done="0"/>
  <w15:commentEx w15:paraId="7A59C1AB" w15:paraIdParent="53D4F9D1" w15:done="0"/>
  <w15:commentEx w15:paraId="7D9EA93C" w15:done="0"/>
  <w15:commentEx w15:paraId="50FDEB1C" w15:done="0"/>
  <w15:commentEx w15:paraId="1B6CEA80" w15:done="0"/>
  <w15:commentEx w15:paraId="31BC4A89" w15:done="0"/>
  <w15:commentEx w15:paraId="6F026FD5" w15:done="0"/>
  <w15:commentEx w15:paraId="0E43D786" w15:done="0"/>
  <w15:commentEx w15:paraId="5D4D2880" w15:done="0"/>
  <w15:commentEx w15:paraId="43DFFF21" w15:paraIdParent="5D4D2880" w15:done="0"/>
  <w15:commentEx w15:paraId="50487942" w15:done="0"/>
  <w15:commentEx w15:paraId="56D2D0AA" w15:done="0"/>
  <w15:commentEx w15:paraId="6A2FEC4B" w15:done="0"/>
  <w15:commentEx w15:paraId="21442C98" w15:done="0"/>
  <w15:commentEx w15:paraId="6312F8D2" w15:done="0"/>
  <w15:commentEx w15:paraId="72D149F1" w15:done="0"/>
  <w15:commentEx w15:paraId="32869E35" w15:done="0"/>
  <w15:commentEx w15:paraId="25A7256C" w15:done="0"/>
  <w15:commentEx w15:paraId="3EF31CFA" w15:done="0"/>
  <w15:commentEx w15:paraId="7C9A5158" w15:done="0"/>
  <w15:commentEx w15:paraId="5F59F963" w15:done="0"/>
  <w15:commentEx w15:paraId="246129EE" w15:done="0"/>
  <w15:commentEx w15:paraId="4DA41DF4" w15:done="0"/>
  <w15:commentEx w15:paraId="09F39AB5" w15:done="0"/>
  <w15:commentEx w15:paraId="54E4C4EB" w15:done="0"/>
  <w15:commentEx w15:paraId="165C8CFA" w15:done="0"/>
  <w15:commentEx w15:paraId="31ACDBEA" w15:done="0"/>
  <w15:commentEx w15:paraId="588785E6" w15:done="0"/>
  <w15:commentEx w15:paraId="39318616" w15:done="0"/>
  <w15:commentEx w15:paraId="046BDF86" w15:done="0"/>
  <w15:commentEx w15:paraId="557A3CF7" w15:done="0"/>
  <w15:commentEx w15:paraId="6D8B54C6" w15:done="0"/>
  <w15:commentEx w15:paraId="78AC66D2" w15:done="0"/>
  <w15:commentEx w15:paraId="22EFF059" w15:done="0"/>
  <w15:commentEx w15:paraId="111A8395" w15:done="0"/>
  <w15:commentEx w15:paraId="669CB329" w15:done="0"/>
  <w15:commentEx w15:paraId="2094807D" w15:done="0"/>
  <w15:commentEx w15:paraId="1CF945D4" w15:done="0"/>
  <w15:commentEx w15:paraId="1411BF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E652B0" w16cid:durableId="1E8B2E0B"/>
  <w16cid:commentId w16cid:paraId="7D9EA93C" w16cid:durableId="1E818DC2"/>
  <w16cid:commentId w16cid:paraId="50FDEB1C" w16cid:durableId="1E8AF425"/>
  <w16cid:commentId w16cid:paraId="1B6CEA80" w16cid:durableId="1E93FE82"/>
  <w16cid:commentId w16cid:paraId="31BC4A89" w16cid:durableId="1E89D82C"/>
  <w16cid:commentId w16cid:paraId="6F026FD5" w16cid:durableId="1E89DDFF"/>
  <w16cid:commentId w16cid:paraId="0E43D786" w16cid:durableId="1E93FE87"/>
  <w16cid:commentId w16cid:paraId="5D4D2880" w16cid:durableId="1E818DCC"/>
  <w16cid:commentId w16cid:paraId="43DFFF21" w16cid:durableId="1E8AF606"/>
  <w16cid:commentId w16cid:paraId="50487942" w16cid:durableId="1E8AF63F"/>
  <w16cid:commentId w16cid:paraId="56D2D0AA" w16cid:durableId="1E76FF50"/>
  <w16cid:commentId w16cid:paraId="6A2FEC4B" w16cid:durableId="1E76FF6B"/>
  <w16cid:commentId w16cid:paraId="21442C98" w16cid:durableId="1E76FF79"/>
  <w16cid:commentId w16cid:paraId="6312F8D2" w16cid:durableId="1E76FFAC"/>
  <w16cid:commentId w16cid:paraId="72D149F1" w16cid:durableId="1E76FFB9"/>
  <w16cid:commentId w16cid:paraId="32869E35" w16cid:durableId="1E76FFC2"/>
  <w16cid:commentId w16cid:paraId="25A7256C" w16cid:durableId="1E76FFCE"/>
  <w16cid:commentId w16cid:paraId="3EF31CFA" w16cid:durableId="1E93FE92"/>
  <w16cid:commentId w16cid:paraId="7C9A5158" w16cid:durableId="1E76FFEA"/>
  <w16cid:commentId w16cid:paraId="5F59F963" w16cid:durableId="1E93FE94"/>
  <w16cid:commentId w16cid:paraId="246129EE" w16cid:durableId="1E93FE95"/>
  <w16cid:commentId w16cid:paraId="4DA41DF4" w16cid:durableId="1E8B2725"/>
  <w16cid:commentId w16cid:paraId="09F39AB5" w16cid:durableId="1E93FE97"/>
  <w16cid:commentId w16cid:paraId="54E4C4EB" w16cid:durableId="1E89EA0F"/>
  <w16cid:commentId w16cid:paraId="165C8CFA" w16cid:durableId="1E93FE99"/>
  <w16cid:commentId w16cid:paraId="31ACDBEA" w16cid:durableId="1E7702AC"/>
  <w16cid:commentId w16cid:paraId="588785E6" w16cid:durableId="1E8B2AC8"/>
  <w16cid:commentId w16cid:paraId="39318616" w16cid:durableId="1E93FE9C"/>
  <w16cid:commentId w16cid:paraId="046BDF86" w16cid:durableId="1E93FE9D"/>
  <w16cid:commentId w16cid:paraId="557A3CF7" w16cid:durableId="1E93FE9E"/>
  <w16cid:commentId w16cid:paraId="6D8B54C6" w16cid:durableId="1E93FE9F"/>
  <w16cid:commentId w16cid:paraId="78AC66D2" w16cid:durableId="1E93FEA0"/>
  <w16cid:commentId w16cid:paraId="22EFF059" w16cid:durableId="1E93FEA1"/>
  <w16cid:commentId w16cid:paraId="111A8395" w16cid:durableId="1E93FEA2"/>
  <w16cid:commentId w16cid:paraId="669CB329" w16cid:durableId="1E93FEA3"/>
  <w16cid:commentId w16cid:paraId="2094807D" w16cid:durableId="1E89EA49"/>
  <w16cid:commentId w16cid:paraId="1CF945D4" w16cid:durableId="1E93FEA5"/>
  <w16cid:commentId w16cid:paraId="1411BF9C" w16cid:durableId="1E93FEA6"/>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C2891B" w14:textId="77777777" w:rsidR="00FA73F0" w:rsidRDefault="00FA73F0" w:rsidP="006B5774">
      <w:r>
        <w:separator/>
      </w:r>
    </w:p>
  </w:endnote>
  <w:endnote w:type="continuationSeparator" w:id="0">
    <w:p w14:paraId="5A15D769" w14:textId="77777777" w:rsidR="00FA73F0" w:rsidRDefault="00FA73F0" w:rsidP="006B5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ndale Mono">
    <w:panose1 w:val="020B0509000000000004"/>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0322D3" w14:textId="77777777" w:rsidR="00FA73F0" w:rsidRDefault="00FA73F0" w:rsidP="00F960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F2DC89" w14:textId="77777777" w:rsidR="00FA73F0" w:rsidRDefault="00FA73F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3CBC05" w14:textId="2B04E575" w:rsidR="00FA73F0" w:rsidRDefault="00FA73F0" w:rsidP="00F960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75EA9">
      <w:rPr>
        <w:rStyle w:val="PageNumber"/>
        <w:noProof/>
      </w:rPr>
      <w:t>13</w:t>
    </w:r>
    <w:r>
      <w:rPr>
        <w:rStyle w:val="PageNumber"/>
      </w:rPr>
      <w:fldChar w:fldCharType="end"/>
    </w:r>
  </w:p>
  <w:p w14:paraId="010E78CB" w14:textId="77777777" w:rsidR="00FA73F0" w:rsidRDefault="00FA73F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BB74D4" w14:textId="77777777" w:rsidR="00FA73F0" w:rsidRDefault="00FA73F0" w:rsidP="006B5774">
      <w:r>
        <w:separator/>
      </w:r>
    </w:p>
  </w:footnote>
  <w:footnote w:type="continuationSeparator" w:id="0">
    <w:p w14:paraId="0FB9D9EE" w14:textId="77777777" w:rsidR="00FA73F0" w:rsidRDefault="00FA73F0" w:rsidP="006B577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262C"/>
    <w:multiLevelType w:val="hybridMultilevel"/>
    <w:tmpl w:val="3E0482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9C219C5"/>
    <w:multiLevelType w:val="hybridMultilevel"/>
    <w:tmpl w:val="80C0E79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F1C5418"/>
    <w:multiLevelType w:val="hybridMultilevel"/>
    <w:tmpl w:val="4DAE849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FDB5421"/>
    <w:multiLevelType w:val="hybridMultilevel"/>
    <w:tmpl w:val="CE94A0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FFB0779"/>
    <w:multiLevelType w:val="hybridMultilevel"/>
    <w:tmpl w:val="7A465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9B5356"/>
    <w:multiLevelType w:val="hybridMultilevel"/>
    <w:tmpl w:val="96F602D8"/>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15D672D"/>
    <w:multiLevelType w:val="hybridMultilevel"/>
    <w:tmpl w:val="CB946F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368B34ED"/>
    <w:multiLevelType w:val="hybridMultilevel"/>
    <w:tmpl w:val="26387C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87F28F0"/>
    <w:multiLevelType w:val="hybridMultilevel"/>
    <w:tmpl w:val="02D62C7E"/>
    <w:lvl w:ilvl="0" w:tplc="6DA85CC4">
      <w:start w:val="1"/>
      <w:numFmt w:val="lowerLetter"/>
      <w:lvlText w:val="%1."/>
      <w:lvlJc w:val="left"/>
      <w:pPr>
        <w:ind w:left="720" w:hanging="360"/>
      </w:pPr>
      <w:rPr>
        <w:rFonts w:asciiTheme="minorHAnsi" w:eastAsiaTheme="minorEastAsia" w:hAnsiTheme="minorHAnsi" w:cstheme="minorBidi"/>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9B93B3A"/>
    <w:multiLevelType w:val="hybridMultilevel"/>
    <w:tmpl w:val="51CA17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C812EB"/>
    <w:multiLevelType w:val="hybridMultilevel"/>
    <w:tmpl w:val="FD08D3B4"/>
    <w:lvl w:ilvl="0" w:tplc="0409000F">
      <w:start w:val="1"/>
      <w:numFmt w:val="decimal"/>
      <w:lvlText w:val="%1."/>
      <w:lvlJc w:val="left"/>
      <w:pPr>
        <w:ind w:left="360" w:hanging="360"/>
      </w:p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73D26AF"/>
    <w:multiLevelType w:val="hybridMultilevel"/>
    <w:tmpl w:val="98CC5C8A"/>
    <w:lvl w:ilvl="0" w:tplc="0409000F">
      <w:start w:val="1"/>
      <w:numFmt w:val="decimal"/>
      <w:lvlText w:val="%1."/>
      <w:lvlJc w:val="left"/>
      <w:pPr>
        <w:ind w:left="360" w:hanging="360"/>
      </w:p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47A714FF"/>
    <w:multiLevelType w:val="hybridMultilevel"/>
    <w:tmpl w:val="34563B4C"/>
    <w:lvl w:ilvl="0" w:tplc="6906831C">
      <w:start w:val="4"/>
      <w:numFmt w:val="bullet"/>
      <w:lvlText w:val="-"/>
      <w:lvlJc w:val="left"/>
      <w:pPr>
        <w:ind w:left="720" w:hanging="360"/>
      </w:pPr>
      <w:rPr>
        <w:rFonts w:ascii="Arial" w:eastAsia="Times"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7F0020B"/>
    <w:multiLevelType w:val="hybridMultilevel"/>
    <w:tmpl w:val="8BEAF23A"/>
    <w:lvl w:ilvl="0" w:tplc="BC465E2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4AFD202B"/>
    <w:multiLevelType w:val="hybridMultilevel"/>
    <w:tmpl w:val="A192E3A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9A2A0C"/>
    <w:multiLevelType w:val="hybridMultilevel"/>
    <w:tmpl w:val="810C4BA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787DD7"/>
    <w:multiLevelType w:val="hybridMultilevel"/>
    <w:tmpl w:val="0AA0F6A6"/>
    <w:lvl w:ilvl="0" w:tplc="04090013">
      <w:start w:val="1"/>
      <w:numFmt w:val="upperRoman"/>
      <w:lvlText w:val="%1."/>
      <w:lvlJc w:val="righ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B0B7E9E"/>
    <w:multiLevelType w:val="hybridMultilevel"/>
    <w:tmpl w:val="8FCAAEB4"/>
    <w:lvl w:ilvl="0" w:tplc="FFFFFFFF">
      <w:numFmt w:val="decimal"/>
      <w:lvlText w:val=""/>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77C531C"/>
    <w:multiLevelType w:val="hybridMultilevel"/>
    <w:tmpl w:val="2EBC63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F3B038B"/>
    <w:multiLevelType w:val="hybridMultilevel"/>
    <w:tmpl w:val="434C344A"/>
    <w:lvl w:ilvl="0" w:tplc="0409000F">
      <w:start w:val="1"/>
      <w:numFmt w:val="decimal"/>
      <w:lvlText w:val="%1."/>
      <w:lvlJc w:val="lef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num w:numId="1">
    <w:abstractNumId w:val="3"/>
  </w:num>
  <w:num w:numId="2">
    <w:abstractNumId w:val="6"/>
  </w:num>
  <w:num w:numId="3">
    <w:abstractNumId w:val="12"/>
  </w:num>
  <w:num w:numId="4">
    <w:abstractNumId w:val="8"/>
  </w:num>
  <w:num w:numId="5">
    <w:abstractNumId w:val="17"/>
  </w:num>
  <w:num w:numId="6">
    <w:abstractNumId w:val="16"/>
  </w:num>
  <w:num w:numId="7">
    <w:abstractNumId w:val="18"/>
  </w:num>
  <w:num w:numId="8">
    <w:abstractNumId w:val="15"/>
  </w:num>
  <w:num w:numId="9">
    <w:abstractNumId w:val="11"/>
  </w:num>
  <w:num w:numId="10">
    <w:abstractNumId w:val="10"/>
  </w:num>
  <w:num w:numId="11">
    <w:abstractNumId w:val="0"/>
  </w:num>
  <w:num w:numId="12">
    <w:abstractNumId w:val="1"/>
  </w:num>
  <w:num w:numId="13">
    <w:abstractNumId w:val="5"/>
  </w:num>
  <w:num w:numId="14">
    <w:abstractNumId w:val="9"/>
  </w:num>
  <w:num w:numId="15">
    <w:abstractNumId w:val="2"/>
  </w:num>
  <w:num w:numId="16">
    <w:abstractNumId w:val="4"/>
  </w:num>
  <w:num w:numId="17">
    <w:abstractNumId w:val="14"/>
  </w:num>
  <w:num w:numId="18">
    <w:abstractNumId w:val="7"/>
  </w:num>
  <w:num w:numId="19">
    <w:abstractNumId w:val="19"/>
  </w:num>
  <w:num w:numId="2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ra Piccirillo">
    <w15:presenceInfo w15:providerId="AD" w15:userId="S-1-5-21-2111920290-1520124285-766854361-108081"/>
  </w15:person>
  <w15:person w15:author="Andrea Sottoriva">
    <w15:presenceInfo w15:providerId="None" w15:userId="Andrea Sottoriva"/>
  </w15:person>
  <w15:person w15:author="Microsoft Office User">
    <w15:presenceInfo w15:providerId="None" w15:userId="Microsoft Office User"/>
  </w15:person>
  <w15:person w15:author="George Cresswell">
    <w15:presenceInfo w15:providerId="None" w15:userId="George Cressw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AC2"/>
    <w:rsid w:val="00000966"/>
    <w:rsid w:val="00001A6D"/>
    <w:rsid w:val="0000330F"/>
    <w:rsid w:val="00003B5A"/>
    <w:rsid w:val="0001039E"/>
    <w:rsid w:val="000106C0"/>
    <w:rsid w:val="00012BE9"/>
    <w:rsid w:val="00013146"/>
    <w:rsid w:val="0001680E"/>
    <w:rsid w:val="00017D45"/>
    <w:rsid w:val="000202FD"/>
    <w:rsid w:val="00020B26"/>
    <w:rsid w:val="00022066"/>
    <w:rsid w:val="00024160"/>
    <w:rsid w:val="000275D5"/>
    <w:rsid w:val="00032283"/>
    <w:rsid w:val="0003228B"/>
    <w:rsid w:val="0004270E"/>
    <w:rsid w:val="00047C17"/>
    <w:rsid w:val="00053C62"/>
    <w:rsid w:val="00061EF1"/>
    <w:rsid w:val="00062F57"/>
    <w:rsid w:val="00067A1C"/>
    <w:rsid w:val="000765A3"/>
    <w:rsid w:val="00077656"/>
    <w:rsid w:val="00082DC1"/>
    <w:rsid w:val="0008428D"/>
    <w:rsid w:val="00084913"/>
    <w:rsid w:val="000851BA"/>
    <w:rsid w:val="00094AA3"/>
    <w:rsid w:val="000A14AC"/>
    <w:rsid w:val="000A1AD3"/>
    <w:rsid w:val="000B16CA"/>
    <w:rsid w:val="000B4235"/>
    <w:rsid w:val="000C623A"/>
    <w:rsid w:val="000C7899"/>
    <w:rsid w:val="000D347E"/>
    <w:rsid w:val="000D5E30"/>
    <w:rsid w:val="000E4197"/>
    <w:rsid w:val="000F06C0"/>
    <w:rsid w:val="000F3A07"/>
    <w:rsid w:val="000F6D54"/>
    <w:rsid w:val="000F6DEB"/>
    <w:rsid w:val="0010081B"/>
    <w:rsid w:val="001026D4"/>
    <w:rsid w:val="0010282C"/>
    <w:rsid w:val="00102CF2"/>
    <w:rsid w:val="00105DB6"/>
    <w:rsid w:val="00107ED6"/>
    <w:rsid w:val="00114D6A"/>
    <w:rsid w:val="00120942"/>
    <w:rsid w:val="001222A2"/>
    <w:rsid w:val="00125B9B"/>
    <w:rsid w:val="00130EB6"/>
    <w:rsid w:val="001312F9"/>
    <w:rsid w:val="00133F3B"/>
    <w:rsid w:val="00134F1C"/>
    <w:rsid w:val="00135AF7"/>
    <w:rsid w:val="00135CE4"/>
    <w:rsid w:val="00142733"/>
    <w:rsid w:val="00145AED"/>
    <w:rsid w:val="00146228"/>
    <w:rsid w:val="0014679F"/>
    <w:rsid w:val="00154E29"/>
    <w:rsid w:val="00156689"/>
    <w:rsid w:val="001646D4"/>
    <w:rsid w:val="00170A95"/>
    <w:rsid w:val="00171548"/>
    <w:rsid w:val="00172F33"/>
    <w:rsid w:val="00182993"/>
    <w:rsid w:val="00182B48"/>
    <w:rsid w:val="0019004F"/>
    <w:rsid w:val="00193766"/>
    <w:rsid w:val="0019420E"/>
    <w:rsid w:val="0019517F"/>
    <w:rsid w:val="00195A72"/>
    <w:rsid w:val="001A44B5"/>
    <w:rsid w:val="001A4F59"/>
    <w:rsid w:val="001B1599"/>
    <w:rsid w:val="001C3156"/>
    <w:rsid w:val="001C4E20"/>
    <w:rsid w:val="001C7469"/>
    <w:rsid w:val="001C75F9"/>
    <w:rsid w:val="001D12D8"/>
    <w:rsid w:val="001D242F"/>
    <w:rsid w:val="001D4A1C"/>
    <w:rsid w:val="001D4F61"/>
    <w:rsid w:val="001D6010"/>
    <w:rsid w:val="001D70B1"/>
    <w:rsid w:val="001D784C"/>
    <w:rsid w:val="001D7F0B"/>
    <w:rsid w:val="001E4B7C"/>
    <w:rsid w:val="001F1BCE"/>
    <w:rsid w:val="001F1ED4"/>
    <w:rsid w:val="001F4B1E"/>
    <w:rsid w:val="001F4F59"/>
    <w:rsid w:val="001F615B"/>
    <w:rsid w:val="0020034A"/>
    <w:rsid w:val="00212909"/>
    <w:rsid w:val="00220B5B"/>
    <w:rsid w:val="00222464"/>
    <w:rsid w:val="0022284F"/>
    <w:rsid w:val="002228B6"/>
    <w:rsid w:val="00222D3E"/>
    <w:rsid w:val="00224CCD"/>
    <w:rsid w:val="002252D3"/>
    <w:rsid w:val="0022701D"/>
    <w:rsid w:val="00233401"/>
    <w:rsid w:val="002370AF"/>
    <w:rsid w:val="002417F8"/>
    <w:rsid w:val="00242A55"/>
    <w:rsid w:val="00243009"/>
    <w:rsid w:val="0024330A"/>
    <w:rsid w:val="0024492F"/>
    <w:rsid w:val="00247A5F"/>
    <w:rsid w:val="00247E6E"/>
    <w:rsid w:val="00252B6D"/>
    <w:rsid w:val="002532D9"/>
    <w:rsid w:val="00254319"/>
    <w:rsid w:val="00262AE4"/>
    <w:rsid w:val="00263B1F"/>
    <w:rsid w:val="002646CE"/>
    <w:rsid w:val="002762DD"/>
    <w:rsid w:val="00280784"/>
    <w:rsid w:val="0028149A"/>
    <w:rsid w:val="00283A53"/>
    <w:rsid w:val="00284321"/>
    <w:rsid w:val="00291D10"/>
    <w:rsid w:val="0029216E"/>
    <w:rsid w:val="00292909"/>
    <w:rsid w:val="00293896"/>
    <w:rsid w:val="0029492E"/>
    <w:rsid w:val="00297901"/>
    <w:rsid w:val="002A2DCB"/>
    <w:rsid w:val="002A7528"/>
    <w:rsid w:val="002B2AC6"/>
    <w:rsid w:val="002B3509"/>
    <w:rsid w:val="002B5508"/>
    <w:rsid w:val="002C63F2"/>
    <w:rsid w:val="002C779B"/>
    <w:rsid w:val="002D086C"/>
    <w:rsid w:val="002D7221"/>
    <w:rsid w:val="002E4E36"/>
    <w:rsid w:val="002E4FD5"/>
    <w:rsid w:val="002F0CB4"/>
    <w:rsid w:val="002F2A87"/>
    <w:rsid w:val="002F5899"/>
    <w:rsid w:val="002F73E6"/>
    <w:rsid w:val="002F7D32"/>
    <w:rsid w:val="00302298"/>
    <w:rsid w:val="003026D8"/>
    <w:rsid w:val="00306D8F"/>
    <w:rsid w:val="00311173"/>
    <w:rsid w:val="00311C23"/>
    <w:rsid w:val="00313413"/>
    <w:rsid w:val="0031350E"/>
    <w:rsid w:val="00314996"/>
    <w:rsid w:val="00316638"/>
    <w:rsid w:val="00322D7E"/>
    <w:rsid w:val="00331385"/>
    <w:rsid w:val="00335159"/>
    <w:rsid w:val="00337F9A"/>
    <w:rsid w:val="00340CB2"/>
    <w:rsid w:val="0034194F"/>
    <w:rsid w:val="003425B3"/>
    <w:rsid w:val="00342BBD"/>
    <w:rsid w:val="00344638"/>
    <w:rsid w:val="003477BC"/>
    <w:rsid w:val="003506A1"/>
    <w:rsid w:val="003571C6"/>
    <w:rsid w:val="0036322D"/>
    <w:rsid w:val="0036325C"/>
    <w:rsid w:val="003639A9"/>
    <w:rsid w:val="003647F3"/>
    <w:rsid w:val="00365020"/>
    <w:rsid w:val="00365235"/>
    <w:rsid w:val="003702B0"/>
    <w:rsid w:val="00372E19"/>
    <w:rsid w:val="00374C4C"/>
    <w:rsid w:val="003818A2"/>
    <w:rsid w:val="00382EB0"/>
    <w:rsid w:val="003914C1"/>
    <w:rsid w:val="00392D91"/>
    <w:rsid w:val="003950ED"/>
    <w:rsid w:val="003A6C83"/>
    <w:rsid w:val="003A77AE"/>
    <w:rsid w:val="003B1A0C"/>
    <w:rsid w:val="003B6CF4"/>
    <w:rsid w:val="003C1393"/>
    <w:rsid w:val="003C17D2"/>
    <w:rsid w:val="003C3D12"/>
    <w:rsid w:val="003C6174"/>
    <w:rsid w:val="003D1CAA"/>
    <w:rsid w:val="003D62E3"/>
    <w:rsid w:val="003E102B"/>
    <w:rsid w:val="003E3A76"/>
    <w:rsid w:val="003E3E8E"/>
    <w:rsid w:val="003E5402"/>
    <w:rsid w:val="003E5581"/>
    <w:rsid w:val="003E5654"/>
    <w:rsid w:val="003E7347"/>
    <w:rsid w:val="003F2AF3"/>
    <w:rsid w:val="003F2B6C"/>
    <w:rsid w:val="003F2B76"/>
    <w:rsid w:val="003F78D5"/>
    <w:rsid w:val="003F7B28"/>
    <w:rsid w:val="003F7E12"/>
    <w:rsid w:val="00401265"/>
    <w:rsid w:val="004060DE"/>
    <w:rsid w:val="00407C5D"/>
    <w:rsid w:val="0041052F"/>
    <w:rsid w:val="0041313D"/>
    <w:rsid w:val="00417173"/>
    <w:rsid w:val="00420BDD"/>
    <w:rsid w:val="00424BD0"/>
    <w:rsid w:val="00425A3B"/>
    <w:rsid w:val="00427D68"/>
    <w:rsid w:val="00430880"/>
    <w:rsid w:val="00433716"/>
    <w:rsid w:val="00435E5A"/>
    <w:rsid w:val="0044020E"/>
    <w:rsid w:val="0044100D"/>
    <w:rsid w:val="00441B2D"/>
    <w:rsid w:val="00443298"/>
    <w:rsid w:val="00445516"/>
    <w:rsid w:val="00445782"/>
    <w:rsid w:val="00445C2F"/>
    <w:rsid w:val="0044792A"/>
    <w:rsid w:val="00453FA9"/>
    <w:rsid w:val="004639CD"/>
    <w:rsid w:val="004710D9"/>
    <w:rsid w:val="004721FB"/>
    <w:rsid w:val="004731FF"/>
    <w:rsid w:val="00475BDE"/>
    <w:rsid w:val="00480E89"/>
    <w:rsid w:val="00486B1D"/>
    <w:rsid w:val="00487A6F"/>
    <w:rsid w:val="00491B74"/>
    <w:rsid w:val="00491E12"/>
    <w:rsid w:val="004A35DD"/>
    <w:rsid w:val="004A372B"/>
    <w:rsid w:val="004A51BA"/>
    <w:rsid w:val="004B337B"/>
    <w:rsid w:val="004B6519"/>
    <w:rsid w:val="004D203B"/>
    <w:rsid w:val="004D3708"/>
    <w:rsid w:val="004D4A22"/>
    <w:rsid w:val="004D50F9"/>
    <w:rsid w:val="004E2AC2"/>
    <w:rsid w:val="004E40F6"/>
    <w:rsid w:val="004E4E71"/>
    <w:rsid w:val="004E54E1"/>
    <w:rsid w:val="004E6EAD"/>
    <w:rsid w:val="004E7827"/>
    <w:rsid w:val="004F5F8E"/>
    <w:rsid w:val="00505916"/>
    <w:rsid w:val="00507433"/>
    <w:rsid w:val="005104E6"/>
    <w:rsid w:val="00510DAC"/>
    <w:rsid w:val="005115B7"/>
    <w:rsid w:val="0051533F"/>
    <w:rsid w:val="0052517D"/>
    <w:rsid w:val="00527762"/>
    <w:rsid w:val="005326D2"/>
    <w:rsid w:val="00534952"/>
    <w:rsid w:val="00535EEB"/>
    <w:rsid w:val="005408D7"/>
    <w:rsid w:val="00542724"/>
    <w:rsid w:val="00552BFE"/>
    <w:rsid w:val="00553660"/>
    <w:rsid w:val="00555A9E"/>
    <w:rsid w:val="0056401E"/>
    <w:rsid w:val="00565088"/>
    <w:rsid w:val="00566818"/>
    <w:rsid w:val="00567C09"/>
    <w:rsid w:val="005710AD"/>
    <w:rsid w:val="005737F5"/>
    <w:rsid w:val="00576A56"/>
    <w:rsid w:val="00580ABD"/>
    <w:rsid w:val="0058219E"/>
    <w:rsid w:val="00582A84"/>
    <w:rsid w:val="00583776"/>
    <w:rsid w:val="0058425B"/>
    <w:rsid w:val="00585C55"/>
    <w:rsid w:val="00586AA1"/>
    <w:rsid w:val="00590B9F"/>
    <w:rsid w:val="00594483"/>
    <w:rsid w:val="00594DDE"/>
    <w:rsid w:val="005955B2"/>
    <w:rsid w:val="00597824"/>
    <w:rsid w:val="005A7BDF"/>
    <w:rsid w:val="005B03CB"/>
    <w:rsid w:val="005B1851"/>
    <w:rsid w:val="005B5198"/>
    <w:rsid w:val="005B6E02"/>
    <w:rsid w:val="005C2B66"/>
    <w:rsid w:val="005C7C80"/>
    <w:rsid w:val="005D1E40"/>
    <w:rsid w:val="005D47C3"/>
    <w:rsid w:val="005D6640"/>
    <w:rsid w:val="005E73A2"/>
    <w:rsid w:val="005F0C2D"/>
    <w:rsid w:val="005F204F"/>
    <w:rsid w:val="005F2D5E"/>
    <w:rsid w:val="005F68F3"/>
    <w:rsid w:val="00614DFD"/>
    <w:rsid w:val="00617E25"/>
    <w:rsid w:val="006226B6"/>
    <w:rsid w:val="00622900"/>
    <w:rsid w:val="00623A07"/>
    <w:rsid w:val="0062469E"/>
    <w:rsid w:val="00631070"/>
    <w:rsid w:val="006328B0"/>
    <w:rsid w:val="00634850"/>
    <w:rsid w:val="00635C4A"/>
    <w:rsid w:val="00636204"/>
    <w:rsid w:val="00642A0D"/>
    <w:rsid w:val="00643803"/>
    <w:rsid w:val="00643F57"/>
    <w:rsid w:val="00654344"/>
    <w:rsid w:val="00664B8C"/>
    <w:rsid w:val="00666ED0"/>
    <w:rsid w:val="006748A6"/>
    <w:rsid w:val="00675633"/>
    <w:rsid w:val="0067644E"/>
    <w:rsid w:val="00677648"/>
    <w:rsid w:val="00685FCE"/>
    <w:rsid w:val="00691200"/>
    <w:rsid w:val="00692151"/>
    <w:rsid w:val="00693530"/>
    <w:rsid w:val="00694793"/>
    <w:rsid w:val="00696FA3"/>
    <w:rsid w:val="006A3260"/>
    <w:rsid w:val="006A44D1"/>
    <w:rsid w:val="006A572C"/>
    <w:rsid w:val="006A67C6"/>
    <w:rsid w:val="006B2202"/>
    <w:rsid w:val="006B38C2"/>
    <w:rsid w:val="006B5774"/>
    <w:rsid w:val="006C14EC"/>
    <w:rsid w:val="006C1515"/>
    <w:rsid w:val="006C2011"/>
    <w:rsid w:val="006C4B8D"/>
    <w:rsid w:val="006D397A"/>
    <w:rsid w:val="006D6DE2"/>
    <w:rsid w:val="006D7596"/>
    <w:rsid w:val="006E25B2"/>
    <w:rsid w:val="006F17D6"/>
    <w:rsid w:val="006F6517"/>
    <w:rsid w:val="007009D1"/>
    <w:rsid w:val="00701776"/>
    <w:rsid w:val="007030FA"/>
    <w:rsid w:val="00703C8D"/>
    <w:rsid w:val="00704073"/>
    <w:rsid w:val="0070751F"/>
    <w:rsid w:val="00710713"/>
    <w:rsid w:val="00710753"/>
    <w:rsid w:val="00722692"/>
    <w:rsid w:val="00724E12"/>
    <w:rsid w:val="007275FA"/>
    <w:rsid w:val="00727ED1"/>
    <w:rsid w:val="007458B5"/>
    <w:rsid w:val="0075529A"/>
    <w:rsid w:val="00766231"/>
    <w:rsid w:val="0077317F"/>
    <w:rsid w:val="00773485"/>
    <w:rsid w:val="007764B7"/>
    <w:rsid w:val="00777DCF"/>
    <w:rsid w:val="00781193"/>
    <w:rsid w:val="00782B89"/>
    <w:rsid w:val="00783BF9"/>
    <w:rsid w:val="007841E3"/>
    <w:rsid w:val="007841E5"/>
    <w:rsid w:val="0078759E"/>
    <w:rsid w:val="007876B8"/>
    <w:rsid w:val="0079077E"/>
    <w:rsid w:val="00795020"/>
    <w:rsid w:val="007A3481"/>
    <w:rsid w:val="007A4BFC"/>
    <w:rsid w:val="007A5523"/>
    <w:rsid w:val="007A572D"/>
    <w:rsid w:val="007A6B9D"/>
    <w:rsid w:val="007A7F74"/>
    <w:rsid w:val="007B0C04"/>
    <w:rsid w:val="007B247C"/>
    <w:rsid w:val="007B4C9C"/>
    <w:rsid w:val="007B6AFA"/>
    <w:rsid w:val="007B7E43"/>
    <w:rsid w:val="007D132F"/>
    <w:rsid w:val="007E134E"/>
    <w:rsid w:val="007E5B06"/>
    <w:rsid w:val="007E6AA3"/>
    <w:rsid w:val="007F1746"/>
    <w:rsid w:val="007F1E71"/>
    <w:rsid w:val="007F40DD"/>
    <w:rsid w:val="007F5F6F"/>
    <w:rsid w:val="008009F0"/>
    <w:rsid w:val="00805683"/>
    <w:rsid w:val="00806E5D"/>
    <w:rsid w:val="00811AE7"/>
    <w:rsid w:val="00814B7C"/>
    <w:rsid w:val="008152C4"/>
    <w:rsid w:val="00816AB8"/>
    <w:rsid w:val="00827473"/>
    <w:rsid w:val="00831943"/>
    <w:rsid w:val="00836B82"/>
    <w:rsid w:val="00842AAF"/>
    <w:rsid w:val="00846BF2"/>
    <w:rsid w:val="0084773A"/>
    <w:rsid w:val="00857306"/>
    <w:rsid w:val="008606BA"/>
    <w:rsid w:val="00866446"/>
    <w:rsid w:val="0087046B"/>
    <w:rsid w:val="00870CB3"/>
    <w:rsid w:val="00887530"/>
    <w:rsid w:val="00893397"/>
    <w:rsid w:val="00893B22"/>
    <w:rsid w:val="00895C19"/>
    <w:rsid w:val="008A0ADE"/>
    <w:rsid w:val="008A2386"/>
    <w:rsid w:val="008A7AA3"/>
    <w:rsid w:val="008B488C"/>
    <w:rsid w:val="008C1AB3"/>
    <w:rsid w:val="008C5A6E"/>
    <w:rsid w:val="008D0121"/>
    <w:rsid w:val="008D0A03"/>
    <w:rsid w:val="008D10A2"/>
    <w:rsid w:val="008D13C0"/>
    <w:rsid w:val="008D2BA1"/>
    <w:rsid w:val="008D31C2"/>
    <w:rsid w:val="008D57C5"/>
    <w:rsid w:val="008E5CA5"/>
    <w:rsid w:val="008F0572"/>
    <w:rsid w:val="008F1DAF"/>
    <w:rsid w:val="008F273A"/>
    <w:rsid w:val="009007EF"/>
    <w:rsid w:val="0090195B"/>
    <w:rsid w:val="009023F1"/>
    <w:rsid w:val="00902FDB"/>
    <w:rsid w:val="009033CE"/>
    <w:rsid w:val="0091296D"/>
    <w:rsid w:val="00913622"/>
    <w:rsid w:val="0091463B"/>
    <w:rsid w:val="0091652A"/>
    <w:rsid w:val="00917424"/>
    <w:rsid w:val="00917A39"/>
    <w:rsid w:val="00917E12"/>
    <w:rsid w:val="00917F95"/>
    <w:rsid w:val="00917FF4"/>
    <w:rsid w:val="00921B86"/>
    <w:rsid w:val="00924351"/>
    <w:rsid w:val="009341ED"/>
    <w:rsid w:val="00934E6F"/>
    <w:rsid w:val="00937014"/>
    <w:rsid w:val="00941F09"/>
    <w:rsid w:val="00945554"/>
    <w:rsid w:val="009469BF"/>
    <w:rsid w:val="00950A83"/>
    <w:rsid w:val="00953337"/>
    <w:rsid w:val="0095490A"/>
    <w:rsid w:val="00956F35"/>
    <w:rsid w:val="00963937"/>
    <w:rsid w:val="00963F8D"/>
    <w:rsid w:val="0096530B"/>
    <w:rsid w:val="009657EF"/>
    <w:rsid w:val="00973534"/>
    <w:rsid w:val="00986C93"/>
    <w:rsid w:val="00990344"/>
    <w:rsid w:val="009A7395"/>
    <w:rsid w:val="009B3429"/>
    <w:rsid w:val="009B6570"/>
    <w:rsid w:val="009C08C8"/>
    <w:rsid w:val="009C113C"/>
    <w:rsid w:val="009C11FA"/>
    <w:rsid w:val="009D4C47"/>
    <w:rsid w:val="009E494C"/>
    <w:rsid w:val="009E790D"/>
    <w:rsid w:val="009F0D5C"/>
    <w:rsid w:val="009F487A"/>
    <w:rsid w:val="00A00252"/>
    <w:rsid w:val="00A03893"/>
    <w:rsid w:val="00A07A7D"/>
    <w:rsid w:val="00A11DDE"/>
    <w:rsid w:val="00A1644B"/>
    <w:rsid w:val="00A2358B"/>
    <w:rsid w:val="00A23F66"/>
    <w:rsid w:val="00A25896"/>
    <w:rsid w:val="00A26329"/>
    <w:rsid w:val="00A2787F"/>
    <w:rsid w:val="00A36A98"/>
    <w:rsid w:val="00A37828"/>
    <w:rsid w:val="00A41106"/>
    <w:rsid w:val="00A41F1F"/>
    <w:rsid w:val="00A43B0D"/>
    <w:rsid w:val="00A43F8D"/>
    <w:rsid w:val="00A45EA4"/>
    <w:rsid w:val="00A50C0A"/>
    <w:rsid w:val="00A56394"/>
    <w:rsid w:val="00A61680"/>
    <w:rsid w:val="00A620DC"/>
    <w:rsid w:val="00A64B96"/>
    <w:rsid w:val="00A67382"/>
    <w:rsid w:val="00A7376B"/>
    <w:rsid w:val="00A756FB"/>
    <w:rsid w:val="00A75EA9"/>
    <w:rsid w:val="00A82C5E"/>
    <w:rsid w:val="00A84AFB"/>
    <w:rsid w:val="00A86284"/>
    <w:rsid w:val="00A94A58"/>
    <w:rsid w:val="00A9552A"/>
    <w:rsid w:val="00AA512C"/>
    <w:rsid w:val="00AB3945"/>
    <w:rsid w:val="00AB4C20"/>
    <w:rsid w:val="00AB746B"/>
    <w:rsid w:val="00AC4759"/>
    <w:rsid w:val="00AD2FEC"/>
    <w:rsid w:val="00AD48C8"/>
    <w:rsid w:val="00AE283B"/>
    <w:rsid w:val="00AF03F3"/>
    <w:rsid w:val="00AF28D8"/>
    <w:rsid w:val="00AF709B"/>
    <w:rsid w:val="00B04112"/>
    <w:rsid w:val="00B042CC"/>
    <w:rsid w:val="00B0530A"/>
    <w:rsid w:val="00B072B9"/>
    <w:rsid w:val="00B13548"/>
    <w:rsid w:val="00B15225"/>
    <w:rsid w:val="00B22803"/>
    <w:rsid w:val="00B229CB"/>
    <w:rsid w:val="00B270B1"/>
    <w:rsid w:val="00B31EE3"/>
    <w:rsid w:val="00B37119"/>
    <w:rsid w:val="00B4625F"/>
    <w:rsid w:val="00B52492"/>
    <w:rsid w:val="00B530DB"/>
    <w:rsid w:val="00B6549E"/>
    <w:rsid w:val="00B66CF1"/>
    <w:rsid w:val="00B7048B"/>
    <w:rsid w:val="00B71252"/>
    <w:rsid w:val="00B727A1"/>
    <w:rsid w:val="00B73974"/>
    <w:rsid w:val="00B76988"/>
    <w:rsid w:val="00B90F3E"/>
    <w:rsid w:val="00B92D93"/>
    <w:rsid w:val="00B9353E"/>
    <w:rsid w:val="00BA0E7A"/>
    <w:rsid w:val="00BA17E6"/>
    <w:rsid w:val="00BA44CD"/>
    <w:rsid w:val="00BA50FF"/>
    <w:rsid w:val="00BA5A8E"/>
    <w:rsid w:val="00BA7710"/>
    <w:rsid w:val="00BB0815"/>
    <w:rsid w:val="00BB547A"/>
    <w:rsid w:val="00BB65D3"/>
    <w:rsid w:val="00BC0FEB"/>
    <w:rsid w:val="00BC2151"/>
    <w:rsid w:val="00BC2B32"/>
    <w:rsid w:val="00BC3266"/>
    <w:rsid w:val="00BD014F"/>
    <w:rsid w:val="00BD2C84"/>
    <w:rsid w:val="00BD71A9"/>
    <w:rsid w:val="00BE7292"/>
    <w:rsid w:val="00BF4FAC"/>
    <w:rsid w:val="00BF4FCD"/>
    <w:rsid w:val="00BF66C1"/>
    <w:rsid w:val="00C013E8"/>
    <w:rsid w:val="00C01618"/>
    <w:rsid w:val="00C06325"/>
    <w:rsid w:val="00C11341"/>
    <w:rsid w:val="00C11387"/>
    <w:rsid w:val="00C203B6"/>
    <w:rsid w:val="00C21779"/>
    <w:rsid w:val="00C2244A"/>
    <w:rsid w:val="00C251D4"/>
    <w:rsid w:val="00C3233B"/>
    <w:rsid w:val="00C33ADB"/>
    <w:rsid w:val="00C33C40"/>
    <w:rsid w:val="00C35EA4"/>
    <w:rsid w:val="00C40322"/>
    <w:rsid w:val="00C43B55"/>
    <w:rsid w:val="00C43C38"/>
    <w:rsid w:val="00C448ED"/>
    <w:rsid w:val="00C5204C"/>
    <w:rsid w:val="00C63845"/>
    <w:rsid w:val="00C665A8"/>
    <w:rsid w:val="00C732B5"/>
    <w:rsid w:val="00C836CD"/>
    <w:rsid w:val="00C83E5F"/>
    <w:rsid w:val="00C84C3C"/>
    <w:rsid w:val="00C91D28"/>
    <w:rsid w:val="00C95B5C"/>
    <w:rsid w:val="00CA0FD3"/>
    <w:rsid w:val="00CA3165"/>
    <w:rsid w:val="00CA33C5"/>
    <w:rsid w:val="00CA7D75"/>
    <w:rsid w:val="00CB76BB"/>
    <w:rsid w:val="00CC0F4C"/>
    <w:rsid w:val="00CC2616"/>
    <w:rsid w:val="00CD100F"/>
    <w:rsid w:val="00CD65FC"/>
    <w:rsid w:val="00CE23A9"/>
    <w:rsid w:val="00CF029C"/>
    <w:rsid w:val="00CF06FF"/>
    <w:rsid w:val="00CF0708"/>
    <w:rsid w:val="00CF3047"/>
    <w:rsid w:val="00CF6390"/>
    <w:rsid w:val="00CF6BF2"/>
    <w:rsid w:val="00CF7A52"/>
    <w:rsid w:val="00D003A5"/>
    <w:rsid w:val="00D01F18"/>
    <w:rsid w:val="00D0561A"/>
    <w:rsid w:val="00D06674"/>
    <w:rsid w:val="00D0779E"/>
    <w:rsid w:val="00D102BB"/>
    <w:rsid w:val="00D11722"/>
    <w:rsid w:val="00D139BD"/>
    <w:rsid w:val="00D1430F"/>
    <w:rsid w:val="00D14B3F"/>
    <w:rsid w:val="00D15121"/>
    <w:rsid w:val="00D15E7D"/>
    <w:rsid w:val="00D16B16"/>
    <w:rsid w:val="00D24076"/>
    <w:rsid w:val="00D31684"/>
    <w:rsid w:val="00D3368E"/>
    <w:rsid w:val="00D350FE"/>
    <w:rsid w:val="00D469FD"/>
    <w:rsid w:val="00D475F2"/>
    <w:rsid w:val="00D50319"/>
    <w:rsid w:val="00D52BC8"/>
    <w:rsid w:val="00D572CE"/>
    <w:rsid w:val="00D57693"/>
    <w:rsid w:val="00D66BD3"/>
    <w:rsid w:val="00D723FA"/>
    <w:rsid w:val="00D75D6B"/>
    <w:rsid w:val="00D815A6"/>
    <w:rsid w:val="00D8360E"/>
    <w:rsid w:val="00D86FCF"/>
    <w:rsid w:val="00D90387"/>
    <w:rsid w:val="00D90FE9"/>
    <w:rsid w:val="00DA1ECE"/>
    <w:rsid w:val="00DA3E0A"/>
    <w:rsid w:val="00DB56A4"/>
    <w:rsid w:val="00DB69B3"/>
    <w:rsid w:val="00DC29E9"/>
    <w:rsid w:val="00DC4667"/>
    <w:rsid w:val="00DC4E8D"/>
    <w:rsid w:val="00DC6144"/>
    <w:rsid w:val="00DD0F14"/>
    <w:rsid w:val="00DD21D4"/>
    <w:rsid w:val="00DD3BD3"/>
    <w:rsid w:val="00DD3D5E"/>
    <w:rsid w:val="00DE0EAD"/>
    <w:rsid w:val="00DE158E"/>
    <w:rsid w:val="00DE59B5"/>
    <w:rsid w:val="00DF3281"/>
    <w:rsid w:val="00DF55CF"/>
    <w:rsid w:val="00DF5C2D"/>
    <w:rsid w:val="00DF5F3C"/>
    <w:rsid w:val="00DF71A8"/>
    <w:rsid w:val="00E020A5"/>
    <w:rsid w:val="00E04A4F"/>
    <w:rsid w:val="00E06ADE"/>
    <w:rsid w:val="00E16D79"/>
    <w:rsid w:val="00E23E02"/>
    <w:rsid w:val="00E351BF"/>
    <w:rsid w:val="00E35E54"/>
    <w:rsid w:val="00E4197B"/>
    <w:rsid w:val="00E508D3"/>
    <w:rsid w:val="00E54243"/>
    <w:rsid w:val="00E563F7"/>
    <w:rsid w:val="00E6321C"/>
    <w:rsid w:val="00E63CBD"/>
    <w:rsid w:val="00E752D5"/>
    <w:rsid w:val="00E758F1"/>
    <w:rsid w:val="00E76180"/>
    <w:rsid w:val="00E800FD"/>
    <w:rsid w:val="00E8053F"/>
    <w:rsid w:val="00E81501"/>
    <w:rsid w:val="00E81A16"/>
    <w:rsid w:val="00E84EF0"/>
    <w:rsid w:val="00E87DBF"/>
    <w:rsid w:val="00E93FB3"/>
    <w:rsid w:val="00EA270A"/>
    <w:rsid w:val="00EA3F97"/>
    <w:rsid w:val="00EA4EF6"/>
    <w:rsid w:val="00EA7A6D"/>
    <w:rsid w:val="00EB2CD8"/>
    <w:rsid w:val="00EB3314"/>
    <w:rsid w:val="00EB4E0F"/>
    <w:rsid w:val="00EB56D5"/>
    <w:rsid w:val="00EC0685"/>
    <w:rsid w:val="00EC4665"/>
    <w:rsid w:val="00ED2C09"/>
    <w:rsid w:val="00ED3104"/>
    <w:rsid w:val="00ED34AE"/>
    <w:rsid w:val="00ED579E"/>
    <w:rsid w:val="00ED5EEF"/>
    <w:rsid w:val="00EE05C9"/>
    <w:rsid w:val="00EE2480"/>
    <w:rsid w:val="00EE274A"/>
    <w:rsid w:val="00EF0F33"/>
    <w:rsid w:val="00EF1580"/>
    <w:rsid w:val="00EF7694"/>
    <w:rsid w:val="00F063C2"/>
    <w:rsid w:val="00F06CF6"/>
    <w:rsid w:val="00F10E12"/>
    <w:rsid w:val="00F157E1"/>
    <w:rsid w:val="00F15D46"/>
    <w:rsid w:val="00F241CA"/>
    <w:rsid w:val="00F27B52"/>
    <w:rsid w:val="00F304AD"/>
    <w:rsid w:val="00F32A78"/>
    <w:rsid w:val="00F371DC"/>
    <w:rsid w:val="00F3793C"/>
    <w:rsid w:val="00F441CB"/>
    <w:rsid w:val="00F477D0"/>
    <w:rsid w:val="00F512A4"/>
    <w:rsid w:val="00F561C8"/>
    <w:rsid w:val="00F56E4B"/>
    <w:rsid w:val="00F57248"/>
    <w:rsid w:val="00F60253"/>
    <w:rsid w:val="00F60E89"/>
    <w:rsid w:val="00F61B81"/>
    <w:rsid w:val="00F64CE6"/>
    <w:rsid w:val="00F6630D"/>
    <w:rsid w:val="00F66E47"/>
    <w:rsid w:val="00F76FF1"/>
    <w:rsid w:val="00F815CA"/>
    <w:rsid w:val="00F8473C"/>
    <w:rsid w:val="00F86CAE"/>
    <w:rsid w:val="00F93EF7"/>
    <w:rsid w:val="00F93F57"/>
    <w:rsid w:val="00F9452C"/>
    <w:rsid w:val="00F96079"/>
    <w:rsid w:val="00FA1571"/>
    <w:rsid w:val="00FA32F1"/>
    <w:rsid w:val="00FA73F0"/>
    <w:rsid w:val="00FB687A"/>
    <w:rsid w:val="00FC04A4"/>
    <w:rsid w:val="00FC398D"/>
    <w:rsid w:val="00FC4332"/>
    <w:rsid w:val="00FC450C"/>
    <w:rsid w:val="00FC52D3"/>
    <w:rsid w:val="00FC7827"/>
    <w:rsid w:val="00FC7856"/>
    <w:rsid w:val="00FD0161"/>
    <w:rsid w:val="00FD0D8D"/>
    <w:rsid w:val="00FD36C0"/>
    <w:rsid w:val="00FD38A7"/>
    <w:rsid w:val="00FD4008"/>
    <w:rsid w:val="00FD58EC"/>
    <w:rsid w:val="00FD5FE7"/>
    <w:rsid w:val="00FE2F9F"/>
    <w:rsid w:val="00FE36E3"/>
    <w:rsid w:val="00FE4D19"/>
    <w:rsid w:val="00FF3BDF"/>
    <w:rsid w:val="00FF699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68133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6228"/>
  </w:style>
  <w:style w:type="paragraph" w:styleId="Heading1">
    <w:name w:val="heading 1"/>
    <w:basedOn w:val="Normal"/>
    <w:next w:val="Normal"/>
    <w:link w:val="Heading1Char"/>
    <w:uiPriority w:val="9"/>
    <w:qFormat/>
    <w:rsid w:val="004E2AC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E2AC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2AC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E2AC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E2AC2"/>
    <w:pPr>
      <w:ind w:left="720"/>
      <w:contextualSpacing/>
    </w:pPr>
  </w:style>
  <w:style w:type="character" w:styleId="CommentReference">
    <w:name w:val="annotation reference"/>
    <w:basedOn w:val="DefaultParagraphFont"/>
    <w:uiPriority w:val="99"/>
    <w:semiHidden/>
    <w:unhideWhenUsed/>
    <w:rsid w:val="004E2AC2"/>
    <w:rPr>
      <w:sz w:val="18"/>
      <w:szCs w:val="18"/>
    </w:rPr>
  </w:style>
  <w:style w:type="paragraph" w:styleId="CommentText">
    <w:name w:val="annotation text"/>
    <w:basedOn w:val="Normal"/>
    <w:link w:val="CommentTextChar"/>
    <w:uiPriority w:val="99"/>
    <w:semiHidden/>
    <w:unhideWhenUsed/>
    <w:rsid w:val="004E2AC2"/>
  </w:style>
  <w:style w:type="character" w:customStyle="1" w:styleId="CommentTextChar">
    <w:name w:val="Comment Text Char"/>
    <w:basedOn w:val="DefaultParagraphFont"/>
    <w:link w:val="CommentText"/>
    <w:uiPriority w:val="99"/>
    <w:semiHidden/>
    <w:rsid w:val="004E2AC2"/>
  </w:style>
  <w:style w:type="paragraph" w:styleId="BalloonText">
    <w:name w:val="Balloon Text"/>
    <w:basedOn w:val="Normal"/>
    <w:link w:val="BalloonTextChar"/>
    <w:uiPriority w:val="99"/>
    <w:semiHidden/>
    <w:unhideWhenUsed/>
    <w:rsid w:val="004E2A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AC2"/>
    <w:rPr>
      <w:rFonts w:ascii="Lucida Grande" w:hAnsi="Lucida Grande" w:cs="Lucida Grande"/>
      <w:sz w:val="18"/>
      <w:szCs w:val="18"/>
    </w:rPr>
  </w:style>
  <w:style w:type="character" w:styleId="Hyperlink">
    <w:name w:val="Hyperlink"/>
    <w:basedOn w:val="DefaultParagraphFont"/>
    <w:uiPriority w:val="99"/>
    <w:unhideWhenUsed/>
    <w:rsid w:val="00C95B5C"/>
    <w:rPr>
      <w:color w:val="0000FF"/>
      <w:u w:val="single"/>
    </w:rPr>
  </w:style>
  <w:style w:type="character" w:styleId="Emphasis">
    <w:name w:val="Emphasis"/>
    <w:basedOn w:val="DefaultParagraphFont"/>
    <w:uiPriority w:val="20"/>
    <w:qFormat/>
    <w:rsid w:val="00C95B5C"/>
    <w:rPr>
      <w:i/>
      <w:iCs/>
    </w:rPr>
  </w:style>
  <w:style w:type="character" w:customStyle="1" w:styleId="mixed-citation">
    <w:name w:val="mixed-citation"/>
    <w:basedOn w:val="DefaultParagraphFont"/>
    <w:rsid w:val="00B7048B"/>
  </w:style>
  <w:style w:type="character" w:customStyle="1" w:styleId="ref-journal">
    <w:name w:val="ref-journal"/>
    <w:basedOn w:val="DefaultParagraphFont"/>
    <w:rsid w:val="00B7048B"/>
  </w:style>
  <w:style w:type="character" w:customStyle="1" w:styleId="ref-vol">
    <w:name w:val="ref-vol"/>
    <w:basedOn w:val="DefaultParagraphFont"/>
    <w:rsid w:val="00B7048B"/>
  </w:style>
  <w:style w:type="character" w:styleId="FollowedHyperlink">
    <w:name w:val="FollowedHyperlink"/>
    <w:basedOn w:val="DefaultParagraphFont"/>
    <w:uiPriority w:val="99"/>
    <w:semiHidden/>
    <w:unhideWhenUsed/>
    <w:rsid w:val="00053C62"/>
    <w:rPr>
      <w:color w:val="800080" w:themeColor="followedHyperlink"/>
      <w:u w:val="single"/>
    </w:rPr>
  </w:style>
  <w:style w:type="table" w:styleId="TableGrid">
    <w:name w:val="Table Grid"/>
    <w:basedOn w:val="TableNormal"/>
    <w:uiPriority w:val="59"/>
    <w:rsid w:val="001646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B2AC6"/>
    <w:pPr>
      <w:spacing w:after="200"/>
    </w:pPr>
    <w:rPr>
      <w:b/>
      <w:bCs/>
      <w:color w:val="4F81BD" w:themeColor="accent1"/>
      <w:sz w:val="18"/>
      <w:szCs w:val="18"/>
    </w:rPr>
  </w:style>
  <w:style w:type="paragraph" w:styleId="Footer">
    <w:name w:val="footer"/>
    <w:basedOn w:val="Normal"/>
    <w:link w:val="FooterChar"/>
    <w:uiPriority w:val="99"/>
    <w:unhideWhenUsed/>
    <w:rsid w:val="006B5774"/>
    <w:pPr>
      <w:tabs>
        <w:tab w:val="center" w:pos="4320"/>
        <w:tab w:val="right" w:pos="8640"/>
      </w:tabs>
    </w:pPr>
  </w:style>
  <w:style w:type="character" w:customStyle="1" w:styleId="FooterChar">
    <w:name w:val="Footer Char"/>
    <w:basedOn w:val="DefaultParagraphFont"/>
    <w:link w:val="Footer"/>
    <w:uiPriority w:val="99"/>
    <w:rsid w:val="006B5774"/>
  </w:style>
  <w:style w:type="character" w:styleId="PageNumber">
    <w:name w:val="page number"/>
    <w:basedOn w:val="DefaultParagraphFont"/>
    <w:uiPriority w:val="99"/>
    <w:semiHidden/>
    <w:unhideWhenUsed/>
    <w:rsid w:val="006B5774"/>
  </w:style>
  <w:style w:type="paragraph" w:styleId="Title">
    <w:name w:val="Title"/>
    <w:basedOn w:val="Normal"/>
    <w:next w:val="Normal"/>
    <w:link w:val="TitleChar"/>
    <w:uiPriority w:val="10"/>
    <w:qFormat/>
    <w:rsid w:val="00247A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47A5F"/>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FA32F1"/>
    <w:pPr>
      <w:tabs>
        <w:tab w:val="center" w:pos="4320"/>
        <w:tab w:val="right" w:pos="8640"/>
      </w:tabs>
    </w:pPr>
  </w:style>
  <w:style w:type="character" w:customStyle="1" w:styleId="HeaderChar">
    <w:name w:val="Header Char"/>
    <w:basedOn w:val="DefaultParagraphFont"/>
    <w:link w:val="Header"/>
    <w:uiPriority w:val="99"/>
    <w:rsid w:val="00FA32F1"/>
  </w:style>
  <w:style w:type="paragraph" w:styleId="CommentSubject">
    <w:name w:val="annotation subject"/>
    <w:basedOn w:val="CommentText"/>
    <w:next w:val="CommentText"/>
    <w:link w:val="CommentSubjectChar"/>
    <w:uiPriority w:val="99"/>
    <w:semiHidden/>
    <w:unhideWhenUsed/>
    <w:rsid w:val="00156689"/>
    <w:rPr>
      <w:b/>
      <w:bCs/>
      <w:sz w:val="20"/>
      <w:szCs w:val="20"/>
    </w:rPr>
  </w:style>
  <w:style w:type="character" w:customStyle="1" w:styleId="CommentSubjectChar">
    <w:name w:val="Comment Subject Char"/>
    <w:basedOn w:val="CommentTextChar"/>
    <w:link w:val="CommentSubject"/>
    <w:uiPriority w:val="99"/>
    <w:semiHidden/>
    <w:rsid w:val="00156689"/>
    <w:rPr>
      <w:b/>
      <w:bCs/>
      <w:sz w:val="20"/>
      <w:szCs w:val="20"/>
    </w:rPr>
  </w:style>
  <w:style w:type="paragraph" w:styleId="Revision">
    <w:name w:val="Revision"/>
    <w:hidden/>
    <w:uiPriority w:val="99"/>
    <w:semiHidden/>
    <w:rsid w:val="00156689"/>
  </w:style>
  <w:style w:type="character" w:customStyle="1" w:styleId="UnresolvedMention1">
    <w:name w:val="Unresolved Mention1"/>
    <w:basedOn w:val="DefaultParagraphFont"/>
    <w:uiPriority w:val="99"/>
    <w:rsid w:val="00953337"/>
    <w:rPr>
      <w:color w:val="808080"/>
      <w:shd w:val="clear" w:color="auto" w:fill="E6E6E6"/>
    </w:rPr>
  </w:style>
  <w:style w:type="character" w:styleId="Strong">
    <w:name w:val="Strong"/>
    <w:basedOn w:val="DefaultParagraphFont"/>
    <w:uiPriority w:val="22"/>
    <w:qFormat/>
    <w:rsid w:val="00C84C3C"/>
    <w:rPr>
      <w:b/>
      <w:bCs/>
    </w:rPr>
  </w:style>
  <w:style w:type="character" w:customStyle="1" w:styleId="apple-converted-space">
    <w:name w:val="apple-converted-space"/>
    <w:basedOn w:val="DefaultParagraphFont"/>
    <w:rsid w:val="00C84C3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6228"/>
  </w:style>
  <w:style w:type="paragraph" w:styleId="Heading1">
    <w:name w:val="heading 1"/>
    <w:basedOn w:val="Normal"/>
    <w:next w:val="Normal"/>
    <w:link w:val="Heading1Char"/>
    <w:uiPriority w:val="9"/>
    <w:qFormat/>
    <w:rsid w:val="004E2AC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E2AC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2AC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E2AC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E2AC2"/>
    <w:pPr>
      <w:ind w:left="720"/>
      <w:contextualSpacing/>
    </w:pPr>
  </w:style>
  <w:style w:type="character" w:styleId="CommentReference">
    <w:name w:val="annotation reference"/>
    <w:basedOn w:val="DefaultParagraphFont"/>
    <w:uiPriority w:val="99"/>
    <w:semiHidden/>
    <w:unhideWhenUsed/>
    <w:rsid w:val="004E2AC2"/>
    <w:rPr>
      <w:sz w:val="18"/>
      <w:szCs w:val="18"/>
    </w:rPr>
  </w:style>
  <w:style w:type="paragraph" w:styleId="CommentText">
    <w:name w:val="annotation text"/>
    <w:basedOn w:val="Normal"/>
    <w:link w:val="CommentTextChar"/>
    <w:uiPriority w:val="99"/>
    <w:semiHidden/>
    <w:unhideWhenUsed/>
    <w:rsid w:val="004E2AC2"/>
  </w:style>
  <w:style w:type="character" w:customStyle="1" w:styleId="CommentTextChar">
    <w:name w:val="Comment Text Char"/>
    <w:basedOn w:val="DefaultParagraphFont"/>
    <w:link w:val="CommentText"/>
    <w:uiPriority w:val="99"/>
    <w:semiHidden/>
    <w:rsid w:val="004E2AC2"/>
  </w:style>
  <w:style w:type="paragraph" w:styleId="BalloonText">
    <w:name w:val="Balloon Text"/>
    <w:basedOn w:val="Normal"/>
    <w:link w:val="BalloonTextChar"/>
    <w:uiPriority w:val="99"/>
    <w:semiHidden/>
    <w:unhideWhenUsed/>
    <w:rsid w:val="004E2A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AC2"/>
    <w:rPr>
      <w:rFonts w:ascii="Lucida Grande" w:hAnsi="Lucida Grande" w:cs="Lucida Grande"/>
      <w:sz w:val="18"/>
      <w:szCs w:val="18"/>
    </w:rPr>
  </w:style>
  <w:style w:type="character" w:styleId="Hyperlink">
    <w:name w:val="Hyperlink"/>
    <w:basedOn w:val="DefaultParagraphFont"/>
    <w:uiPriority w:val="99"/>
    <w:unhideWhenUsed/>
    <w:rsid w:val="00C95B5C"/>
    <w:rPr>
      <w:color w:val="0000FF"/>
      <w:u w:val="single"/>
    </w:rPr>
  </w:style>
  <w:style w:type="character" w:styleId="Emphasis">
    <w:name w:val="Emphasis"/>
    <w:basedOn w:val="DefaultParagraphFont"/>
    <w:uiPriority w:val="20"/>
    <w:qFormat/>
    <w:rsid w:val="00C95B5C"/>
    <w:rPr>
      <w:i/>
      <w:iCs/>
    </w:rPr>
  </w:style>
  <w:style w:type="character" w:customStyle="1" w:styleId="mixed-citation">
    <w:name w:val="mixed-citation"/>
    <w:basedOn w:val="DefaultParagraphFont"/>
    <w:rsid w:val="00B7048B"/>
  </w:style>
  <w:style w:type="character" w:customStyle="1" w:styleId="ref-journal">
    <w:name w:val="ref-journal"/>
    <w:basedOn w:val="DefaultParagraphFont"/>
    <w:rsid w:val="00B7048B"/>
  </w:style>
  <w:style w:type="character" w:customStyle="1" w:styleId="ref-vol">
    <w:name w:val="ref-vol"/>
    <w:basedOn w:val="DefaultParagraphFont"/>
    <w:rsid w:val="00B7048B"/>
  </w:style>
  <w:style w:type="character" w:styleId="FollowedHyperlink">
    <w:name w:val="FollowedHyperlink"/>
    <w:basedOn w:val="DefaultParagraphFont"/>
    <w:uiPriority w:val="99"/>
    <w:semiHidden/>
    <w:unhideWhenUsed/>
    <w:rsid w:val="00053C62"/>
    <w:rPr>
      <w:color w:val="800080" w:themeColor="followedHyperlink"/>
      <w:u w:val="single"/>
    </w:rPr>
  </w:style>
  <w:style w:type="table" w:styleId="TableGrid">
    <w:name w:val="Table Grid"/>
    <w:basedOn w:val="TableNormal"/>
    <w:uiPriority w:val="59"/>
    <w:rsid w:val="001646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B2AC6"/>
    <w:pPr>
      <w:spacing w:after="200"/>
    </w:pPr>
    <w:rPr>
      <w:b/>
      <w:bCs/>
      <w:color w:val="4F81BD" w:themeColor="accent1"/>
      <w:sz w:val="18"/>
      <w:szCs w:val="18"/>
    </w:rPr>
  </w:style>
  <w:style w:type="paragraph" w:styleId="Footer">
    <w:name w:val="footer"/>
    <w:basedOn w:val="Normal"/>
    <w:link w:val="FooterChar"/>
    <w:uiPriority w:val="99"/>
    <w:unhideWhenUsed/>
    <w:rsid w:val="006B5774"/>
    <w:pPr>
      <w:tabs>
        <w:tab w:val="center" w:pos="4320"/>
        <w:tab w:val="right" w:pos="8640"/>
      </w:tabs>
    </w:pPr>
  </w:style>
  <w:style w:type="character" w:customStyle="1" w:styleId="FooterChar">
    <w:name w:val="Footer Char"/>
    <w:basedOn w:val="DefaultParagraphFont"/>
    <w:link w:val="Footer"/>
    <w:uiPriority w:val="99"/>
    <w:rsid w:val="006B5774"/>
  </w:style>
  <w:style w:type="character" w:styleId="PageNumber">
    <w:name w:val="page number"/>
    <w:basedOn w:val="DefaultParagraphFont"/>
    <w:uiPriority w:val="99"/>
    <w:semiHidden/>
    <w:unhideWhenUsed/>
    <w:rsid w:val="006B5774"/>
  </w:style>
  <w:style w:type="paragraph" w:styleId="Title">
    <w:name w:val="Title"/>
    <w:basedOn w:val="Normal"/>
    <w:next w:val="Normal"/>
    <w:link w:val="TitleChar"/>
    <w:uiPriority w:val="10"/>
    <w:qFormat/>
    <w:rsid w:val="00247A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47A5F"/>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FA32F1"/>
    <w:pPr>
      <w:tabs>
        <w:tab w:val="center" w:pos="4320"/>
        <w:tab w:val="right" w:pos="8640"/>
      </w:tabs>
    </w:pPr>
  </w:style>
  <w:style w:type="character" w:customStyle="1" w:styleId="HeaderChar">
    <w:name w:val="Header Char"/>
    <w:basedOn w:val="DefaultParagraphFont"/>
    <w:link w:val="Header"/>
    <w:uiPriority w:val="99"/>
    <w:rsid w:val="00FA32F1"/>
  </w:style>
  <w:style w:type="paragraph" w:styleId="CommentSubject">
    <w:name w:val="annotation subject"/>
    <w:basedOn w:val="CommentText"/>
    <w:next w:val="CommentText"/>
    <w:link w:val="CommentSubjectChar"/>
    <w:uiPriority w:val="99"/>
    <w:semiHidden/>
    <w:unhideWhenUsed/>
    <w:rsid w:val="00156689"/>
    <w:rPr>
      <w:b/>
      <w:bCs/>
      <w:sz w:val="20"/>
      <w:szCs w:val="20"/>
    </w:rPr>
  </w:style>
  <w:style w:type="character" w:customStyle="1" w:styleId="CommentSubjectChar">
    <w:name w:val="Comment Subject Char"/>
    <w:basedOn w:val="CommentTextChar"/>
    <w:link w:val="CommentSubject"/>
    <w:uiPriority w:val="99"/>
    <w:semiHidden/>
    <w:rsid w:val="00156689"/>
    <w:rPr>
      <w:b/>
      <w:bCs/>
      <w:sz w:val="20"/>
      <w:szCs w:val="20"/>
    </w:rPr>
  </w:style>
  <w:style w:type="paragraph" w:styleId="Revision">
    <w:name w:val="Revision"/>
    <w:hidden/>
    <w:uiPriority w:val="99"/>
    <w:semiHidden/>
    <w:rsid w:val="00156689"/>
  </w:style>
  <w:style w:type="character" w:customStyle="1" w:styleId="UnresolvedMention1">
    <w:name w:val="Unresolved Mention1"/>
    <w:basedOn w:val="DefaultParagraphFont"/>
    <w:uiPriority w:val="99"/>
    <w:rsid w:val="00953337"/>
    <w:rPr>
      <w:color w:val="808080"/>
      <w:shd w:val="clear" w:color="auto" w:fill="E6E6E6"/>
    </w:rPr>
  </w:style>
  <w:style w:type="character" w:styleId="Strong">
    <w:name w:val="Strong"/>
    <w:basedOn w:val="DefaultParagraphFont"/>
    <w:uiPriority w:val="22"/>
    <w:qFormat/>
    <w:rsid w:val="00C84C3C"/>
    <w:rPr>
      <w:b/>
      <w:bCs/>
    </w:rPr>
  </w:style>
  <w:style w:type="character" w:customStyle="1" w:styleId="apple-converted-space">
    <w:name w:val="apple-converted-space"/>
    <w:basedOn w:val="DefaultParagraphFont"/>
    <w:rsid w:val="00C84C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892170">
      <w:bodyDiv w:val="1"/>
      <w:marLeft w:val="0"/>
      <w:marRight w:val="0"/>
      <w:marTop w:val="0"/>
      <w:marBottom w:val="0"/>
      <w:divBdr>
        <w:top w:val="none" w:sz="0" w:space="0" w:color="auto"/>
        <w:left w:val="none" w:sz="0" w:space="0" w:color="auto"/>
        <w:bottom w:val="none" w:sz="0" w:space="0" w:color="auto"/>
        <w:right w:val="none" w:sz="0" w:space="0" w:color="auto"/>
      </w:divBdr>
    </w:div>
    <w:div w:id="710377125">
      <w:bodyDiv w:val="1"/>
      <w:marLeft w:val="0"/>
      <w:marRight w:val="0"/>
      <w:marTop w:val="0"/>
      <w:marBottom w:val="0"/>
      <w:divBdr>
        <w:top w:val="none" w:sz="0" w:space="0" w:color="auto"/>
        <w:left w:val="none" w:sz="0" w:space="0" w:color="auto"/>
        <w:bottom w:val="none" w:sz="0" w:space="0" w:color="auto"/>
        <w:right w:val="none" w:sz="0" w:space="0" w:color="auto"/>
      </w:divBdr>
    </w:div>
    <w:div w:id="1055274562">
      <w:bodyDiv w:val="1"/>
      <w:marLeft w:val="0"/>
      <w:marRight w:val="0"/>
      <w:marTop w:val="0"/>
      <w:marBottom w:val="0"/>
      <w:divBdr>
        <w:top w:val="none" w:sz="0" w:space="0" w:color="auto"/>
        <w:left w:val="none" w:sz="0" w:space="0" w:color="auto"/>
        <w:bottom w:val="none" w:sz="0" w:space="0" w:color="auto"/>
        <w:right w:val="none" w:sz="0" w:space="0" w:color="auto"/>
      </w:divBdr>
    </w:div>
    <w:div w:id="12539690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www.ncbi.nlm.nih.gov/pubmed/29273890" TargetMode="External"/></Relationships>
</file>

<file path=word/_rels/document.xml.rels><?xml version="1.0" encoding="UTF-8" standalone="yes"?>
<Relationships xmlns="http://schemas.openxmlformats.org/package/2006/relationships"><Relationship Id="rId9" Type="http://schemas.openxmlformats.org/officeDocument/2006/relationships/hyperlink" Target="mailto:c.watts.2@bham.ac.uk" TargetMode="External"/><Relationship Id="rId20" Type="http://schemas.openxmlformats.org/officeDocument/2006/relationships/theme" Target="theme/theme1.xml"/><Relationship Id="rId21" Type="http://schemas.microsoft.com/office/2011/relationships/people" Target="people.xml"/><Relationship Id="rId22" Type="http://schemas.microsoft.com/office/2011/relationships/commentsExtended" Target="commentsExtended.xml"/><Relationship Id="rId23" Type="http://schemas.microsoft.com/office/2016/09/relationships/commentsIds" Target="commentsIds.xml"/><Relationship Id="rId10" Type="http://schemas.openxmlformats.org/officeDocument/2006/relationships/hyperlink" Target="mailto:andrea.sottoriva@icr.ac.uk" TargetMode="External"/><Relationship Id="rId11" Type="http://schemas.openxmlformats.org/officeDocument/2006/relationships/comments" Target="comment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null)"/><Relationship Id="rId15" Type="http://schemas.openxmlformats.org/officeDocument/2006/relationships/image" Target="media/image4.jpeg"/><Relationship Id="rId16" Type="http://schemas.openxmlformats.org/officeDocument/2006/relationships/image" Target="media/image5.(nul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472DA-8D6D-394E-A6D3-9EF644CCB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17</Pages>
  <Words>25727</Words>
  <Characters>146647</Characters>
  <Application>Microsoft Macintosh Word</Application>
  <DocSecurity>0</DocSecurity>
  <Lines>1222</Lines>
  <Paragraphs>344</Paragraphs>
  <ScaleCrop>false</ScaleCrop>
  <HeadingPairs>
    <vt:vector size="2" baseType="variant">
      <vt:variant>
        <vt:lpstr>Title</vt:lpstr>
      </vt:variant>
      <vt:variant>
        <vt:i4>1</vt:i4>
      </vt:variant>
    </vt:vector>
  </HeadingPairs>
  <TitlesOfParts>
    <vt:vector size="1" baseType="lpstr">
      <vt:lpstr/>
    </vt:vector>
  </TitlesOfParts>
  <Manager/>
  <Company>Institute of Cancer Research</Company>
  <LinksUpToDate>false</LinksUpToDate>
  <CharactersWithSpaces>172030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dc:creator>
  <cp:keywords/>
  <dc:description/>
  <cp:lastModifiedBy>Giulio</cp:lastModifiedBy>
  <cp:revision>67</cp:revision>
  <cp:lastPrinted>2015-05-06T11:50:00Z</cp:lastPrinted>
  <dcterms:created xsi:type="dcterms:W3CDTF">2018-04-30T16:23:00Z</dcterms:created>
  <dcterms:modified xsi:type="dcterms:W3CDTF">2018-05-03T15:18:00Z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id="http://www.zotero.org/styles/journal-of-neuro-oncology"/&gt;&lt;hasBiblio/&gt;&lt;format class="21"/&gt;&lt;count citations="31" publications="28"/&gt;&lt;/info&gt;PAPERS2_INFO_END</vt:lpwstr>
  </property>
</Properties>
</file>